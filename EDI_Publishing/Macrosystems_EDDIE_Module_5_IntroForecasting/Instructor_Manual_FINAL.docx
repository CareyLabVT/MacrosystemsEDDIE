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837C3" w14:textId="77777777" w:rsidR="0092311F" w:rsidRDefault="0092311F"/>
    <w:p w14:paraId="04E998A7" w14:textId="77777777" w:rsidR="00806608" w:rsidRDefault="00806608" w:rsidP="0044320F">
      <w:pPr>
        <w:pStyle w:val="Title"/>
      </w:pPr>
      <w:r w:rsidRPr="0044320F">
        <w:t>Macrosystems</w:t>
      </w:r>
      <w:r>
        <w:t xml:space="preserve"> EDDIE: </w:t>
      </w:r>
    </w:p>
    <w:p w14:paraId="1091DF6A" w14:textId="6E0AAE84" w:rsidR="00806608" w:rsidRPr="0044320F" w:rsidRDefault="0044320F" w:rsidP="00806608">
      <w:pPr>
        <w:pStyle w:val="Title"/>
        <w:rPr>
          <w:color w:val="8EC26A"/>
          <w:sz w:val="52"/>
          <w:szCs w:val="52"/>
        </w:rPr>
      </w:pPr>
      <w:r w:rsidRPr="0044320F">
        <w:rPr>
          <w:color w:val="8EC26A"/>
          <w:sz w:val="52"/>
          <w:szCs w:val="52"/>
        </w:rPr>
        <w:t>Introduction to Ecological Forecasting</w:t>
      </w:r>
    </w:p>
    <w:p w14:paraId="6D33C76F" w14:textId="77777777" w:rsidR="003601BE" w:rsidRPr="003601BE" w:rsidRDefault="003601BE" w:rsidP="004373DE">
      <w:pPr>
        <w:spacing w:after="0"/>
        <w:jc w:val="center"/>
        <w:rPr>
          <w:b/>
          <w:sz w:val="36"/>
          <w:szCs w:val="36"/>
        </w:rPr>
      </w:pPr>
      <w:r w:rsidRPr="003601BE">
        <w:rPr>
          <w:b/>
          <w:sz w:val="36"/>
          <w:szCs w:val="36"/>
        </w:rPr>
        <w:t>Instructor’s Manual</w:t>
      </w:r>
    </w:p>
    <w:p w14:paraId="7676E476" w14:textId="77777777" w:rsidR="0092311F" w:rsidRDefault="003601BE" w:rsidP="004373DE">
      <w:pPr>
        <w:pStyle w:val="Heading1"/>
        <w:spacing w:before="0"/>
      </w:pPr>
      <w:r>
        <w:t>Module Description</w:t>
      </w:r>
    </w:p>
    <w:p w14:paraId="4A276C71" w14:textId="721EAB40" w:rsidR="003601BE" w:rsidRDefault="0044320F" w:rsidP="0044320F">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apply the iterative forecasting cycle to develop an ecological forecast for a National Ecological Observation Network (NEON) site of their choice. This module will introduce students to the basic components of an ecological forecast; how a forecasting model is constructed; how changes to model inputs affect forecast uncertainty; and how productivity forecasts vary across climatic </w:t>
      </w:r>
      <w:r w:rsidR="00417B02">
        <w:t>regions</w:t>
      </w:r>
      <w:r w:rsidRPr="0044320F">
        <w:t>.</w:t>
      </w:r>
    </w:p>
    <w:p w14:paraId="65780257" w14:textId="77777777" w:rsidR="003601BE" w:rsidRPr="003601BE" w:rsidRDefault="003601BE" w:rsidP="003601B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14:paraId="4E6B6E4B" w14:textId="77777777" w:rsidTr="00256990">
        <w:tc>
          <w:tcPr>
            <w:tcW w:w="1548" w:type="dxa"/>
          </w:tcPr>
          <w:p w14:paraId="47FEB4E6" w14:textId="77777777" w:rsidR="003601BE" w:rsidRPr="00E576A5" w:rsidRDefault="003601BE" w:rsidP="00B44FCD">
            <w:pPr>
              <w:rPr>
                <w:rFonts w:cs="Arial"/>
                <w:b/>
                <w:szCs w:val="26"/>
              </w:rPr>
            </w:pPr>
            <w:r w:rsidRPr="00E576A5">
              <w:rPr>
                <w:rFonts w:cs="Arial"/>
                <w:b/>
                <w:szCs w:val="26"/>
              </w:rPr>
              <w:t>Phase</w:t>
            </w:r>
          </w:p>
        </w:tc>
        <w:tc>
          <w:tcPr>
            <w:tcW w:w="3487" w:type="dxa"/>
          </w:tcPr>
          <w:p w14:paraId="116EA79C" w14:textId="77777777" w:rsidR="003601BE" w:rsidRPr="00E576A5" w:rsidRDefault="003601BE" w:rsidP="00B44FCD">
            <w:pPr>
              <w:rPr>
                <w:rFonts w:cs="Arial"/>
                <w:b/>
                <w:szCs w:val="26"/>
              </w:rPr>
            </w:pPr>
            <w:r w:rsidRPr="00E576A5">
              <w:rPr>
                <w:rFonts w:cs="Arial"/>
                <w:b/>
                <w:szCs w:val="26"/>
              </w:rPr>
              <w:t>Functions</w:t>
            </w:r>
          </w:p>
        </w:tc>
        <w:tc>
          <w:tcPr>
            <w:tcW w:w="4541" w:type="dxa"/>
          </w:tcPr>
          <w:p w14:paraId="5D20CD28" w14:textId="77777777" w:rsidR="003601BE" w:rsidRPr="00E576A5" w:rsidRDefault="003601BE" w:rsidP="00B44FCD">
            <w:pPr>
              <w:rPr>
                <w:rFonts w:cs="Arial"/>
                <w:b/>
                <w:szCs w:val="26"/>
              </w:rPr>
            </w:pPr>
            <w:r w:rsidRPr="00E576A5">
              <w:rPr>
                <w:rFonts w:cs="Arial"/>
                <w:b/>
                <w:szCs w:val="26"/>
              </w:rPr>
              <w:t>Examples from this module</w:t>
            </w:r>
          </w:p>
        </w:tc>
      </w:tr>
      <w:tr w:rsidR="003601BE" w14:paraId="1593B2D7" w14:textId="77777777" w:rsidTr="00256990">
        <w:tc>
          <w:tcPr>
            <w:tcW w:w="1548" w:type="dxa"/>
          </w:tcPr>
          <w:p w14:paraId="0A730944" w14:textId="77777777" w:rsidR="003601BE" w:rsidRDefault="003601BE" w:rsidP="00B44FCD">
            <w:pPr>
              <w:rPr>
                <w:rFonts w:cs="Arial"/>
                <w:szCs w:val="26"/>
              </w:rPr>
            </w:pPr>
            <w:r>
              <w:rPr>
                <w:rFonts w:cs="Arial"/>
                <w:szCs w:val="26"/>
              </w:rPr>
              <w:t>Engagement</w:t>
            </w:r>
          </w:p>
        </w:tc>
        <w:tc>
          <w:tcPr>
            <w:tcW w:w="3487" w:type="dxa"/>
          </w:tcPr>
          <w:p w14:paraId="7A373D42" w14:textId="77777777" w:rsidR="003601BE" w:rsidRDefault="003601BE" w:rsidP="00B44FCD">
            <w:pPr>
              <w:rPr>
                <w:rFonts w:cs="Arial"/>
                <w:szCs w:val="26"/>
              </w:rPr>
            </w:pPr>
            <w:r>
              <w:rPr>
                <w:rFonts w:cs="Arial"/>
                <w:szCs w:val="26"/>
              </w:rPr>
              <w:t>Introduce topic, gauge students’ preconceptions, call up students’ schemata</w:t>
            </w:r>
          </w:p>
        </w:tc>
        <w:tc>
          <w:tcPr>
            <w:tcW w:w="4541" w:type="dxa"/>
          </w:tcPr>
          <w:p w14:paraId="3435F8B9" w14:textId="31FCA933" w:rsidR="003601BE" w:rsidRPr="00832448" w:rsidRDefault="003601BE" w:rsidP="00B44FCD">
            <w:pPr>
              <w:rPr>
                <w:rFonts w:cs="Arial"/>
                <w:szCs w:val="26"/>
              </w:rPr>
            </w:pPr>
            <w:r>
              <w:rPr>
                <w:rFonts w:cs="Arial"/>
                <w:szCs w:val="26"/>
              </w:rPr>
              <w:t>Short introductory lecture</w:t>
            </w:r>
            <w:r w:rsidR="00811789">
              <w:rPr>
                <w:rFonts w:cs="Arial"/>
                <w:szCs w:val="26"/>
              </w:rPr>
              <w:t>; Stepping through each stage of the forecast cycle and answering discussion questions</w:t>
            </w:r>
          </w:p>
        </w:tc>
      </w:tr>
      <w:tr w:rsidR="003601BE" w14:paraId="608C45DE" w14:textId="77777777" w:rsidTr="00256990">
        <w:tc>
          <w:tcPr>
            <w:tcW w:w="1548" w:type="dxa"/>
          </w:tcPr>
          <w:p w14:paraId="5E40AF94" w14:textId="77777777" w:rsidR="003601BE" w:rsidRDefault="003601BE" w:rsidP="00B44FCD">
            <w:pPr>
              <w:rPr>
                <w:rFonts w:cs="Arial"/>
                <w:szCs w:val="26"/>
              </w:rPr>
            </w:pPr>
            <w:r>
              <w:rPr>
                <w:rFonts w:cs="Arial"/>
                <w:szCs w:val="26"/>
              </w:rPr>
              <w:t>Exploration</w:t>
            </w:r>
          </w:p>
        </w:tc>
        <w:tc>
          <w:tcPr>
            <w:tcW w:w="3487" w:type="dxa"/>
          </w:tcPr>
          <w:p w14:paraId="729CB9EC" w14:textId="77777777" w:rsidR="003601BE" w:rsidRDefault="003601BE" w:rsidP="00B44FCD">
            <w:pPr>
              <w:rPr>
                <w:rFonts w:cs="Arial"/>
                <w:szCs w:val="26"/>
              </w:rPr>
            </w:pPr>
            <w:r>
              <w:rPr>
                <w:rFonts w:cs="Arial"/>
                <w:szCs w:val="26"/>
              </w:rPr>
              <w:t>Engage students in inquiry, scientific discourse, evidence-based reasoning</w:t>
            </w:r>
          </w:p>
        </w:tc>
        <w:tc>
          <w:tcPr>
            <w:tcW w:w="4541" w:type="dxa"/>
          </w:tcPr>
          <w:p w14:paraId="019587ED" w14:textId="05D40EE5" w:rsidR="003601BE" w:rsidRPr="00832448" w:rsidRDefault="003601BE" w:rsidP="00B44FCD">
            <w:pPr>
              <w:rPr>
                <w:rFonts w:cs="Arial"/>
                <w:szCs w:val="26"/>
              </w:rPr>
            </w:pPr>
            <w:r>
              <w:rPr>
                <w:rFonts w:cs="Arial"/>
                <w:szCs w:val="26"/>
              </w:rPr>
              <w:t>Develo</w:t>
            </w:r>
            <w:r w:rsidR="00811789">
              <w:rPr>
                <w:rFonts w:cs="Arial"/>
                <w:szCs w:val="26"/>
              </w:rPr>
              <w:t xml:space="preserve">ping </w:t>
            </w:r>
            <w:r>
              <w:rPr>
                <w:rFonts w:cs="Arial"/>
                <w:szCs w:val="26"/>
              </w:rPr>
              <w:t xml:space="preserve">hypotheses of how </w:t>
            </w:r>
            <w:r w:rsidR="00AD4C36">
              <w:rPr>
                <w:rFonts w:cs="Arial"/>
                <w:szCs w:val="26"/>
              </w:rPr>
              <w:t>primary productivity</w:t>
            </w:r>
            <w:r w:rsidR="00281D74">
              <w:rPr>
                <w:rFonts w:cs="Arial"/>
                <w:szCs w:val="26"/>
              </w:rPr>
              <w:t xml:space="preserve"> responds to different ecological conditions</w:t>
            </w:r>
            <w:r>
              <w:rPr>
                <w:rFonts w:cs="Arial"/>
                <w:szCs w:val="26"/>
              </w:rPr>
              <w:t xml:space="preserve">; </w:t>
            </w:r>
            <w:r w:rsidR="0047534D">
              <w:rPr>
                <w:rFonts w:cs="Arial"/>
                <w:szCs w:val="26"/>
              </w:rPr>
              <w:t>T</w:t>
            </w:r>
            <w:r>
              <w:rPr>
                <w:rFonts w:cs="Arial"/>
                <w:szCs w:val="26"/>
              </w:rPr>
              <w:t xml:space="preserve">esting these hypotheses by </w:t>
            </w:r>
            <w:r w:rsidR="00281D74">
              <w:rPr>
                <w:rFonts w:cs="Arial"/>
                <w:szCs w:val="26"/>
              </w:rPr>
              <w:t xml:space="preserve">generating an </w:t>
            </w:r>
            <w:r w:rsidR="00AD4C36">
              <w:rPr>
                <w:rFonts w:cs="Arial"/>
                <w:szCs w:val="26"/>
              </w:rPr>
              <w:t xml:space="preserve">ecosystem </w:t>
            </w:r>
            <w:r w:rsidR="00A45809">
              <w:rPr>
                <w:rFonts w:cs="Arial"/>
                <w:szCs w:val="26"/>
              </w:rPr>
              <w:t xml:space="preserve">forecast </w:t>
            </w:r>
            <w:r w:rsidR="00AD4C36">
              <w:rPr>
                <w:rFonts w:cs="Arial"/>
                <w:szCs w:val="26"/>
              </w:rPr>
              <w:t xml:space="preserve">with different </w:t>
            </w:r>
            <w:r w:rsidR="00A45809">
              <w:rPr>
                <w:rFonts w:cs="Arial"/>
                <w:szCs w:val="26"/>
              </w:rPr>
              <w:t xml:space="preserve">model </w:t>
            </w:r>
            <w:r w:rsidR="00AD4C36">
              <w:rPr>
                <w:rFonts w:cs="Arial"/>
                <w:szCs w:val="26"/>
              </w:rPr>
              <w:t>parameters</w:t>
            </w:r>
          </w:p>
        </w:tc>
      </w:tr>
      <w:tr w:rsidR="003601BE" w14:paraId="513A299A" w14:textId="77777777" w:rsidTr="00256990">
        <w:tc>
          <w:tcPr>
            <w:tcW w:w="1548" w:type="dxa"/>
          </w:tcPr>
          <w:p w14:paraId="00614D64" w14:textId="77777777" w:rsidR="003601BE" w:rsidRDefault="003601BE" w:rsidP="00B44FCD">
            <w:pPr>
              <w:rPr>
                <w:rFonts w:cs="Arial"/>
                <w:szCs w:val="26"/>
              </w:rPr>
            </w:pPr>
            <w:r>
              <w:rPr>
                <w:rFonts w:cs="Arial"/>
                <w:szCs w:val="26"/>
              </w:rPr>
              <w:t>Explanation</w:t>
            </w:r>
          </w:p>
        </w:tc>
        <w:tc>
          <w:tcPr>
            <w:tcW w:w="3487" w:type="dxa"/>
          </w:tcPr>
          <w:p w14:paraId="2FE297F2" w14:textId="77777777" w:rsidR="003601BE" w:rsidRDefault="003601BE" w:rsidP="00B44FCD">
            <w:pPr>
              <w:rPr>
                <w:rFonts w:cs="Arial"/>
                <w:szCs w:val="26"/>
              </w:rPr>
            </w:pPr>
            <w:r>
              <w:rPr>
                <w:rFonts w:cs="Arial"/>
                <w:szCs w:val="26"/>
              </w:rPr>
              <w:t>Engage students in scientific discourse, evidence-based reasoning</w:t>
            </w:r>
          </w:p>
        </w:tc>
        <w:tc>
          <w:tcPr>
            <w:tcW w:w="4541" w:type="dxa"/>
          </w:tcPr>
          <w:p w14:paraId="22EBF59C" w14:textId="321335B7" w:rsidR="003601BE" w:rsidRPr="00832448" w:rsidRDefault="00811789" w:rsidP="00B44FCD">
            <w:pPr>
              <w:rPr>
                <w:rFonts w:cs="Arial"/>
                <w:szCs w:val="26"/>
              </w:rPr>
            </w:pPr>
            <w:r>
              <w:rPr>
                <w:rFonts w:cs="Arial"/>
                <w:szCs w:val="26"/>
              </w:rPr>
              <w:t>Comparing forecast output with observations; Updating the productivity model to generate a new forecast</w:t>
            </w:r>
          </w:p>
        </w:tc>
      </w:tr>
      <w:tr w:rsidR="003601BE" w14:paraId="28878875" w14:textId="77777777" w:rsidTr="00256990">
        <w:tc>
          <w:tcPr>
            <w:tcW w:w="1548" w:type="dxa"/>
          </w:tcPr>
          <w:p w14:paraId="3F5AE12C" w14:textId="77777777" w:rsidR="003601BE" w:rsidRDefault="003601BE" w:rsidP="00B44FCD">
            <w:pPr>
              <w:rPr>
                <w:rFonts w:cs="Arial"/>
                <w:szCs w:val="26"/>
              </w:rPr>
            </w:pPr>
            <w:r>
              <w:rPr>
                <w:rFonts w:cs="Arial"/>
                <w:szCs w:val="26"/>
              </w:rPr>
              <w:t>Expansion</w:t>
            </w:r>
          </w:p>
        </w:tc>
        <w:tc>
          <w:tcPr>
            <w:tcW w:w="3487" w:type="dxa"/>
          </w:tcPr>
          <w:p w14:paraId="1C7D21DD" w14:textId="77777777" w:rsidR="003601BE" w:rsidRDefault="003601BE" w:rsidP="00B44FCD">
            <w:pPr>
              <w:rPr>
                <w:rFonts w:cs="Arial"/>
                <w:szCs w:val="26"/>
              </w:rPr>
            </w:pPr>
            <w:r>
              <w:rPr>
                <w:rFonts w:cs="Arial"/>
                <w:szCs w:val="26"/>
              </w:rPr>
              <w:t>Broaden students’ schemata to account for more observations</w:t>
            </w:r>
          </w:p>
        </w:tc>
        <w:tc>
          <w:tcPr>
            <w:tcW w:w="4541" w:type="dxa"/>
          </w:tcPr>
          <w:p w14:paraId="0788DCB4" w14:textId="2600757D" w:rsidR="003601BE" w:rsidRPr="00832448" w:rsidRDefault="00AD4C36" w:rsidP="00AD4C36">
            <w:pPr>
              <w:rPr>
                <w:rFonts w:cs="Arial"/>
                <w:szCs w:val="26"/>
              </w:rPr>
            </w:pPr>
            <w:r>
              <w:rPr>
                <w:rFonts w:cs="Arial"/>
                <w:szCs w:val="26"/>
              </w:rPr>
              <w:t xml:space="preserve">Generating </w:t>
            </w:r>
            <w:r w:rsidR="00811789">
              <w:rPr>
                <w:rFonts w:cs="Arial"/>
                <w:szCs w:val="26"/>
              </w:rPr>
              <w:t xml:space="preserve">and comparing </w:t>
            </w:r>
            <w:r>
              <w:rPr>
                <w:rFonts w:cs="Arial"/>
                <w:szCs w:val="26"/>
              </w:rPr>
              <w:t xml:space="preserve">ecological forecasts </w:t>
            </w:r>
            <w:r w:rsidR="00811789">
              <w:rPr>
                <w:rFonts w:cs="Arial"/>
                <w:szCs w:val="26"/>
              </w:rPr>
              <w:t xml:space="preserve">of primary productivity </w:t>
            </w:r>
            <w:r>
              <w:rPr>
                <w:rFonts w:cs="Arial"/>
                <w:szCs w:val="26"/>
              </w:rPr>
              <w:t>at different sites in different climatic regions</w:t>
            </w:r>
            <w:r w:rsidR="003601BE">
              <w:rPr>
                <w:rFonts w:cs="Arial"/>
                <w:szCs w:val="26"/>
              </w:rPr>
              <w:t xml:space="preserve"> </w:t>
            </w:r>
          </w:p>
        </w:tc>
      </w:tr>
      <w:tr w:rsidR="003601BE" w14:paraId="74B6EFDE" w14:textId="77777777" w:rsidTr="00256990">
        <w:tc>
          <w:tcPr>
            <w:tcW w:w="1548" w:type="dxa"/>
          </w:tcPr>
          <w:p w14:paraId="728ACAA4" w14:textId="77777777" w:rsidR="003601BE" w:rsidRDefault="003601BE" w:rsidP="00B44FCD">
            <w:pPr>
              <w:rPr>
                <w:rFonts w:cs="Arial"/>
                <w:szCs w:val="26"/>
              </w:rPr>
            </w:pPr>
            <w:r>
              <w:rPr>
                <w:rFonts w:cs="Arial"/>
                <w:szCs w:val="26"/>
              </w:rPr>
              <w:t>Evaluation</w:t>
            </w:r>
          </w:p>
        </w:tc>
        <w:tc>
          <w:tcPr>
            <w:tcW w:w="3487" w:type="dxa"/>
          </w:tcPr>
          <w:p w14:paraId="518CE31F" w14:textId="77777777" w:rsidR="003601BE" w:rsidRDefault="00D04CA9" w:rsidP="00B44FCD">
            <w:pPr>
              <w:rPr>
                <w:rFonts w:cs="Arial"/>
                <w:szCs w:val="26"/>
              </w:rPr>
            </w:pPr>
            <w:r>
              <w:rPr>
                <w:rFonts w:cs="Arial"/>
                <w:szCs w:val="26"/>
              </w:rPr>
              <w:t>Evaluate</w:t>
            </w:r>
            <w:r w:rsidR="003601BE">
              <w:rPr>
                <w:rFonts w:cs="Arial"/>
                <w:szCs w:val="26"/>
              </w:rPr>
              <w:t xml:space="preserve"> students’ understanding, </w:t>
            </w:r>
            <w:r>
              <w:rPr>
                <w:rFonts w:cs="Arial"/>
                <w:szCs w:val="26"/>
              </w:rPr>
              <w:t xml:space="preserve">using </w:t>
            </w:r>
            <w:r w:rsidR="003601BE">
              <w:rPr>
                <w:rFonts w:cs="Arial"/>
                <w:szCs w:val="26"/>
              </w:rPr>
              <w:t>formative and summative</w:t>
            </w:r>
            <w:r>
              <w:rPr>
                <w:rFonts w:cs="Arial"/>
                <w:szCs w:val="26"/>
              </w:rPr>
              <w:t xml:space="preserve"> assessments</w:t>
            </w:r>
          </w:p>
        </w:tc>
        <w:tc>
          <w:tcPr>
            <w:tcW w:w="4541" w:type="dxa"/>
          </w:tcPr>
          <w:p w14:paraId="24F20BAF" w14:textId="7AA8053D" w:rsidR="003601BE" w:rsidRPr="00832448" w:rsidRDefault="003601BE" w:rsidP="00B44FCD">
            <w:pPr>
              <w:rPr>
                <w:rFonts w:cs="Arial"/>
                <w:szCs w:val="26"/>
              </w:rPr>
            </w:pPr>
            <w:r>
              <w:rPr>
                <w:rFonts w:cs="Arial"/>
                <w:szCs w:val="26"/>
              </w:rPr>
              <w:t xml:space="preserve">In-class discussion of </w:t>
            </w:r>
            <w:r w:rsidR="00D458D7">
              <w:rPr>
                <w:rFonts w:cs="Arial"/>
                <w:szCs w:val="26"/>
              </w:rPr>
              <w:t xml:space="preserve">forecast output and </w:t>
            </w:r>
            <w:r>
              <w:rPr>
                <w:rFonts w:cs="Arial"/>
                <w:szCs w:val="26"/>
              </w:rPr>
              <w:t xml:space="preserve">how </w:t>
            </w:r>
            <w:r w:rsidR="00AD4C36">
              <w:rPr>
                <w:rFonts w:cs="Arial"/>
                <w:szCs w:val="26"/>
              </w:rPr>
              <w:t xml:space="preserve">ecological forecasting can be used to improve ecosystem understanding and </w:t>
            </w:r>
            <w:r w:rsidR="00D458D7">
              <w:rPr>
                <w:rFonts w:cs="Arial"/>
                <w:szCs w:val="26"/>
              </w:rPr>
              <w:t xml:space="preserve">natural resource </w:t>
            </w:r>
            <w:r w:rsidR="00AD4C36">
              <w:rPr>
                <w:rFonts w:cs="Arial"/>
                <w:szCs w:val="26"/>
              </w:rPr>
              <w:t>management</w:t>
            </w:r>
          </w:p>
        </w:tc>
      </w:tr>
    </w:tbl>
    <w:p w14:paraId="4FCD0A37" w14:textId="77777777" w:rsidR="00806608" w:rsidRDefault="00806608" w:rsidP="003601BE">
      <w:pPr>
        <w:pStyle w:val="Heading1"/>
      </w:pPr>
      <w:r>
        <w:br w:type="page"/>
      </w:r>
    </w:p>
    <w:p w14:paraId="291D19CD" w14:textId="62A78603" w:rsidR="0092311F" w:rsidRDefault="003601BE" w:rsidP="00806608">
      <w:pPr>
        <w:pStyle w:val="Heading1"/>
        <w:spacing w:before="0"/>
      </w:pPr>
      <w:r>
        <w:lastRenderedPageBreak/>
        <w:t>Learning Objectives</w:t>
      </w:r>
    </w:p>
    <w:p w14:paraId="5C739494" w14:textId="77777777" w:rsidR="003601BE" w:rsidRPr="003601BE" w:rsidRDefault="003601BE" w:rsidP="003601BE">
      <w:r>
        <w:t xml:space="preserve">By the end of this module, students will be able to: </w:t>
      </w:r>
    </w:p>
    <w:p w14:paraId="1C024145" w14:textId="77777777" w:rsidR="0044320F" w:rsidRDefault="0044320F" w:rsidP="00A9749E">
      <w:pPr>
        <w:pStyle w:val="ListParagraph"/>
        <w:numPr>
          <w:ilvl w:val="0"/>
          <w:numId w:val="2"/>
        </w:numPr>
      </w:pPr>
      <w:r w:rsidRPr="0044320F">
        <w:t>Describe an ecological forecast and the iterative forecasting cycle</w:t>
      </w:r>
    </w:p>
    <w:p w14:paraId="1D6A9496" w14:textId="77777777" w:rsidR="0044320F" w:rsidRDefault="0044320F" w:rsidP="00A9749E">
      <w:pPr>
        <w:pStyle w:val="ListParagraph"/>
        <w:numPr>
          <w:ilvl w:val="0"/>
          <w:numId w:val="2"/>
        </w:numPr>
      </w:pPr>
      <w:r w:rsidRPr="0044320F">
        <w:t>Explore and visualize NEON data</w:t>
      </w:r>
    </w:p>
    <w:p w14:paraId="52282936" w14:textId="44C80EED" w:rsidR="0044320F" w:rsidRDefault="0044320F" w:rsidP="00A9749E">
      <w:pPr>
        <w:pStyle w:val="ListParagraph"/>
        <w:numPr>
          <w:ilvl w:val="0"/>
          <w:numId w:val="2"/>
        </w:numPr>
      </w:pPr>
      <w:r w:rsidRPr="0044320F">
        <w:t>Construct a</w:t>
      </w:r>
      <w:r w:rsidR="00256990">
        <w:t>n</w:t>
      </w:r>
      <w:r w:rsidRPr="0044320F">
        <w:t xml:space="preserve"> ecological model to generate forecasts of ecosystem primary productivity with uncertainty</w:t>
      </w:r>
    </w:p>
    <w:p w14:paraId="53AC5982" w14:textId="77777777" w:rsidR="0044320F" w:rsidRDefault="0044320F" w:rsidP="00A9749E">
      <w:pPr>
        <w:pStyle w:val="ListParagraph"/>
        <w:numPr>
          <w:ilvl w:val="0"/>
          <w:numId w:val="2"/>
        </w:numPr>
      </w:pPr>
      <w:r w:rsidRPr="0044320F">
        <w:t>Adjust model parameters and inputs to study how they affect forecast performance relative to observations</w:t>
      </w:r>
    </w:p>
    <w:p w14:paraId="40C918A3" w14:textId="21479F05" w:rsidR="0044320F" w:rsidRPr="0044320F" w:rsidRDefault="0044320F" w:rsidP="00A9749E">
      <w:pPr>
        <w:pStyle w:val="ListParagraph"/>
        <w:numPr>
          <w:ilvl w:val="0"/>
          <w:numId w:val="2"/>
        </w:numPr>
      </w:pPr>
      <w:r w:rsidRPr="0044320F">
        <w:t>Compare productivity forecasts among NEON sites in different ecoclimatic regions</w:t>
      </w:r>
    </w:p>
    <w:p w14:paraId="0930B4A1" w14:textId="77777777" w:rsidR="003601BE" w:rsidRDefault="003601BE" w:rsidP="003601BE">
      <w:pPr>
        <w:pStyle w:val="Heading1"/>
      </w:pPr>
      <w:r>
        <w:t>How to Use this Module</w:t>
      </w:r>
    </w:p>
    <w:p w14:paraId="39041B26" w14:textId="4E417DAA" w:rsidR="00C27B91" w:rsidRDefault="006308E6" w:rsidP="00C27B91">
      <w:pPr>
        <w:spacing w:after="0" w:line="240" w:lineRule="auto"/>
      </w:pPr>
      <w:r w:rsidRPr="006308E6">
        <w:t xml:space="preserve">This entire module can be completed in one </w:t>
      </w:r>
      <w:r w:rsidR="005455B0">
        <w:t>3-</w:t>
      </w:r>
      <w:r w:rsidRPr="006308E6">
        <w:t xml:space="preserve">hour lab period or </w:t>
      </w:r>
      <w:r w:rsidR="00221BE7">
        <w:t>two</w:t>
      </w:r>
      <w:r w:rsidR="00221BE7" w:rsidRPr="006308E6">
        <w:t xml:space="preserve"> </w:t>
      </w:r>
      <w:r w:rsidR="00C27B91">
        <w:t>75</w:t>
      </w:r>
      <w:r w:rsidRPr="006308E6">
        <w:t xml:space="preserve">-minute lecture periods for introductory undergraduate students in Ecology, Environmental Science, Ecological Modeling, and Quantitative Ecology classes. We found that teaching this module in </w:t>
      </w:r>
      <w:r w:rsidR="005455B0">
        <w:t>two separate periods, in which the first period</w:t>
      </w:r>
      <w:r w:rsidR="00DB3ED1">
        <w:t xml:space="preserve"> included the instructor lecture (</w:t>
      </w:r>
      <w:r w:rsidR="0047534D">
        <w:t>~</w:t>
      </w:r>
      <w:r w:rsidR="0040772A">
        <w:t>20</w:t>
      </w:r>
      <w:r w:rsidR="00DB3ED1">
        <w:t xml:space="preserve"> minutes) before having the students complete Activity A, and the second period was focused on completing Activity B worked well.</w:t>
      </w:r>
    </w:p>
    <w:p w14:paraId="2286DF4C" w14:textId="2D7BC99F" w:rsidR="00C27B91" w:rsidRDefault="00C27B91" w:rsidP="00C27B91">
      <w:pPr>
        <w:spacing w:after="0" w:line="240" w:lineRule="auto"/>
      </w:pPr>
      <w:r>
        <w:t>Lesson structure</w:t>
      </w:r>
      <w:r w:rsidR="0047534D">
        <w:t>, depending on the time available for your class</w:t>
      </w:r>
      <w:r>
        <w:t>:</w:t>
      </w:r>
    </w:p>
    <w:p w14:paraId="047A71B1" w14:textId="22F602B0" w:rsidR="00C27B91" w:rsidRDefault="00C27B91" w:rsidP="00A9749E">
      <w:pPr>
        <w:pStyle w:val="ListParagraph"/>
        <w:numPr>
          <w:ilvl w:val="0"/>
          <w:numId w:val="16"/>
        </w:numPr>
        <w:spacing w:after="0" w:line="240" w:lineRule="auto"/>
      </w:pPr>
      <w:r>
        <w:t>Two classes (75-90 minutes)</w:t>
      </w:r>
    </w:p>
    <w:p w14:paraId="52D1EEAE" w14:textId="58EF6A7F" w:rsidR="00C27B91" w:rsidRDefault="00C27B91" w:rsidP="00A9749E">
      <w:pPr>
        <w:pStyle w:val="ListParagraph"/>
        <w:numPr>
          <w:ilvl w:val="1"/>
          <w:numId w:val="16"/>
        </w:numPr>
        <w:spacing w:after="0" w:line="240" w:lineRule="auto"/>
      </w:pPr>
      <w:r>
        <w:t>Class 1 – Introductory lecture and completion of Activity A</w:t>
      </w:r>
    </w:p>
    <w:p w14:paraId="73D57176" w14:textId="00F2A1D2" w:rsidR="00C27B91" w:rsidRDefault="00C27B91" w:rsidP="00A9749E">
      <w:pPr>
        <w:pStyle w:val="ListParagraph"/>
        <w:numPr>
          <w:ilvl w:val="1"/>
          <w:numId w:val="16"/>
        </w:numPr>
        <w:spacing w:after="0" w:line="240" w:lineRule="auto"/>
      </w:pPr>
      <w:r>
        <w:t xml:space="preserve">Class 2 – Activity B followed by </w:t>
      </w:r>
      <w:proofErr w:type="gramStart"/>
      <w:r>
        <w:t>15-20 minute</w:t>
      </w:r>
      <w:proofErr w:type="gramEnd"/>
      <w:r>
        <w:t xml:space="preserve"> presentation of each groups</w:t>
      </w:r>
      <w:r w:rsidR="0047534D">
        <w:t>'</w:t>
      </w:r>
      <w:r>
        <w:t xml:space="preserve"> results</w:t>
      </w:r>
    </w:p>
    <w:p w14:paraId="504729E0" w14:textId="5511197D" w:rsidR="00C27B91" w:rsidRDefault="00C27B91" w:rsidP="00A9749E">
      <w:pPr>
        <w:pStyle w:val="ListParagraph"/>
        <w:numPr>
          <w:ilvl w:val="0"/>
          <w:numId w:val="16"/>
        </w:numPr>
        <w:spacing w:after="0" w:line="240" w:lineRule="auto"/>
      </w:pPr>
      <w:r>
        <w:t>One class (3 hours)</w:t>
      </w:r>
    </w:p>
    <w:p w14:paraId="7F8302F7" w14:textId="6E154D58" w:rsidR="00256990" w:rsidRDefault="00C27B91" w:rsidP="00A9749E">
      <w:pPr>
        <w:pStyle w:val="ListParagraph"/>
        <w:numPr>
          <w:ilvl w:val="1"/>
          <w:numId w:val="16"/>
        </w:numPr>
        <w:spacing w:after="0" w:line="240" w:lineRule="auto"/>
      </w:pPr>
      <w:r>
        <w:t>Introductory lecture – 20mins, Activity A – 45mins, break – 5mins, Activity B – 45mins, group presentation/discussion – 15/20mins, Activity C – 45mins</w:t>
      </w:r>
    </w:p>
    <w:p w14:paraId="1CCCC4CE" w14:textId="77777777" w:rsidR="006308E6" w:rsidRDefault="006308E6" w:rsidP="00A33D44">
      <w:pPr>
        <w:spacing w:after="0" w:line="240" w:lineRule="auto"/>
      </w:pPr>
    </w:p>
    <w:p w14:paraId="7694426C" w14:textId="5FE3C156" w:rsidR="006308E6" w:rsidRDefault="00A33D44" w:rsidP="00A33D44">
      <w:pPr>
        <w:spacing w:after="0" w:line="240" w:lineRule="auto"/>
      </w:pPr>
      <w:r w:rsidRPr="00A36F68">
        <w:t xml:space="preserve">Depending on available time, you can ask the students to </w:t>
      </w:r>
      <w:r w:rsidR="006308E6">
        <w:t>complete Activity C</w:t>
      </w:r>
      <w:r w:rsidR="001A1A12">
        <w:t xml:space="preserve"> (which is a repeat of Activity </w:t>
      </w:r>
      <w:r w:rsidR="00417B02">
        <w:t>B</w:t>
      </w:r>
      <w:r w:rsidR="001A1A12">
        <w:t xml:space="preserve"> but with a different site and comparing results)</w:t>
      </w:r>
      <w:r w:rsidR="00DB3ED1">
        <w:t xml:space="preserve"> in-class or as a homework. </w:t>
      </w:r>
      <w:r w:rsidR="001A1A12">
        <w:t xml:space="preserve">If time is limited, you can ask students to present their </w:t>
      </w:r>
      <w:r w:rsidR="00DB3ED1">
        <w:t xml:space="preserve">Activity B </w:t>
      </w:r>
      <w:r w:rsidR="001A1A12">
        <w:t xml:space="preserve">forecasts to a group that has selected a different site </w:t>
      </w:r>
      <w:r w:rsidR="00DB3ED1">
        <w:t>instead of the whole class</w:t>
      </w:r>
      <w:r w:rsidR="001A1A12">
        <w:t>.</w:t>
      </w:r>
    </w:p>
    <w:p w14:paraId="07ADDB5C" w14:textId="77777777" w:rsidR="00A33D44" w:rsidRDefault="00A33D44" w:rsidP="00A33D44">
      <w:pPr>
        <w:spacing w:after="0" w:line="240" w:lineRule="auto"/>
      </w:pPr>
    </w:p>
    <w:p w14:paraId="689B1E2A" w14:textId="77777777" w:rsidR="00BA238C" w:rsidRDefault="00BA238C" w:rsidP="0043257D">
      <w:pPr>
        <w:spacing w:after="0"/>
      </w:pPr>
      <w:r>
        <w:t>Quick overview of the activities in this module</w:t>
      </w:r>
    </w:p>
    <w:p w14:paraId="65E546FB" w14:textId="72AE7DE4" w:rsidR="00117335" w:rsidRDefault="00117335" w:rsidP="00A9749E">
      <w:pPr>
        <w:pStyle w:val="ListParagraph"/>
        <w:numPr>
          <w:ilvl w:val="0"/>
          <w:numId w:val="3"/>
        </w:numPr>
      </w:pPr>
      <w:r>
        <w:t>Activity A: Students</w:t>
      </w:r>
      <w:r w:rsidR="00062EE3">
        <w:t xml:space="preserve"> explore data at a NEON site of their choice and</w:t>
      </w:r>
      <w:r>
        <w:t xml:space="preserve"> </w:t>
      </w:r>
      <w:r w:rsidR="00062EE3">
        <w:t xml:space="preserve">create a productivity model. </w:t>
      </w:r>
    </w:p>
    <w:p w14:paraId="27E0F37C" w14:textId="77777777" w:rsidR="00117335" w:rsidRDefault="00117335" w:rsidP="00A9749E">
      <w:pPr>
        <w:pStyle w:val="ListParagraph"/>
        <w:numPr>
          <w:ilvl w:val="0"/>
          <w:numId w:val="3"/>
        </w:numPr>
      </w:pPr>
      <w:r>
        <w:t>Activity B: Students use their model to generate hypotheses regarding productivity responses at their NEON site, create an ecological forecast, update the model and forecast again.</w:t>
      </w:r>
    </w:p>
    <w:p w14:paraId="754AA22C" w14:textId="51B3F5BA" w:rsidR="00117335" w:rsidRDefault="00117335" w:rsidP="00A9749E">
      <w:pPr>
        <w:pStyle w:val="ListParagraph"/>
        <w:numPr>
          <w:ilvl w:val="0"/>
          <w:numId w:val="3"/>
        </w:numPr>
      </w:pPr>
      <w:r>
        <w:t>Activity C: Students run forecasts at a different NEON site and compare ecological forecasts.</w:t>
      </w:r>
    </w:p>
    <w:p w14:paraId="2F54027B" w14:textId="1BD08F2C" w:rsidR="003601BE" w:rsidRPr="003601BE" w:rsidRDefault="003601BE" w:rsidP="003601BE">
      <w:pPr>
        <w:pStyle w:val="Heading1"/>
      </w:pPr>
      <w:r>
        <w:t xml:space="preserve">Module Workflow </w:t>
      </w:r>
      <w:r w:rsidR="0043346A">
        <w:t>(for either in-person or virtual instruction)</w:t>
      </w:r>
    </w:p>
    <w:p w14:paraId="37CEDFCF" w14:textId="1FB455A9" w:rsidR="007A2EE4"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handout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distribute handouts when they arrive to class. The</w:t>
      </w:r>
      <w:r w:rsidR="0043346A">
        <w:rPr>
          <w:rFonts w:eastAsia="Times New Roman" w:cs="Times New Roman"/>
          <w:color w:val="000000" w:themeColor="text1"/>
          <w:lang w:val="en-IE" w:eastAsia="en-IE"/>
        </w:rPr>
        <w:t xml:space="preserve"> </w:t>
      </w:r>
      <w:r w:rsidR="00360836">
        <w:rPr>
          <w:rFonts w:eastAsia="Times New Roman" w:cs="Times New Roman"/>
          <w:color w:val="000000" w:themeColor="text1"/>
          <w:lang w:val="en-IE" w:eastAsia="en-IE"/>
        </w:rPr>
        <w:t>R S</w:t>
      </w:r>
      <w:r w:rsidR="0043346A">
        <w:rPr>
          <w:rFonts w:eastAsia="Times New Roman" w:cs="Times New Roman"/>
          <w:color w:val="000000" w:themeColor="text1"/>
          <w:lang w:val="en-IE" w:eastAsia="en-IE"/>
        </w:rPr>
        <w:t xml:space="preserve">hiny app is set up for students </w:t>
      </w:r>
      <w:r w:rsidRPr="00256990">
        <w:rPr>
          <w:rFonts w:eastAsia="Times New Roman" w:cs="Times New Roman"/>
          <w:color w:val="000000" w:themeColor="text1"/>
          <w:lang w:val="en-IE" w:eastAsia="en-IE"/>
        </w:rPr>
        <w:t xml:space="preserve">to complete </w:t>
      </w:r>
      <w:r w:rsidR="0043346A">
        <w:rPr>
          <w:rFonts w:eastAsia="Times New Roman" w:cs="Times New Roman"/>
          <w:color w:val="000000" w:themeColor="text1"/>
          <w:lang w:val="en-IE" w:eastAsia="en-IE"/>
        </w:rPr>
        <w:t>discussion</w:t>
      </w:r>
      <w:r w:rsidR="0043346A" w:rsidRPr="00256990">
        <w:rPr>
          <w:rFonts w:eastAsia="Times New Roman" w:cs="Times New Roman"/>
          <w:color w:val="000000" w:themeColor="text1"/>
          <w:lang w:val="en-IE" w:eastAsia="en-IE"/>
        </w:rPr>
        <w:t xml:space="preserve"> </w:t>
      </w:r>
      <w:r w:rsidRPr="00256990">
        <w:rPr>
          <w:rFonts w:eastAsia="Times New Roman" w:cs="Times New Roman"/>
          <w:color w:val="000000" w:themeColor="text1"/>
          <w:lang w:val="en-IE" w:eastAsia="en-IE"/>
        </w:rPr>
        <w:t xml:space="preserve">questions as they navigate through the </w:t>
      </w:r>
      <w:r w:rsidR="0043346A">
        <w:rPr>
          <w:rFonts w:eastAsia="Times New Roman" w:cs="Times New Roman"/>
          <w:color w:val="000000" w:themeColor="text1"/>
          <w:lang w:val="en-IE" w:eastAsia="en-IE"/>
        </w:rPr>
        <w:t>module activities. Thus, students could answer questions</w:t>
      </w:r>
      <w:r w:rsidR="00256990">
        <w:rPr>
          <w:rFonts w:eastAsia="Times New Roman" w:cs="Times New Roman"/>
          <w:color w:val="000000" w:themeColor="text1"/>
          <w:lang w:val="en-IE" w:eastAsia="en-IE"/>
        </w:rPr>
        <w:t xml:space="preserve"> 1-3 </w:t>
      </w:r>
      <w:r w:rsidR="0043346A">
        <w:rPr>
          <w:rFonts w:eastAsia="Times New Roman" w:cs="Times New Roman"/>
          <w:color w:val="000000" w:themeColor="text1"/>
          <w:lang w:val="en-IE" w:eastAsia="en-IE"/>
        </w:rPr>
        <w:t>prior to the start of instruction and</w:t>
      </w:r>
      <w:r w:rsidRPr="00256990">
        <w:rPr>
          <w:rFonts w:eastAsia="Times New Roman" w:cs="Times New Roman"/>
          <w:color w:val="000000" w:themeColor="text1"/>
          <w:lang w:val="en-IE" w:eastAsia="en-IE"/>
        </w:rPr>
        <w:t xml:space="preserve"> can save their progress</w:t>
      </w:r>
      <w:r w:rsidR="0043346A">
        <w:rPr>
          <w:rFonts w:eastAsia="Times New Roman" w:cs="Times New Roman"/>
          <w:color w:val="000000" w:themeColor="text1"/>
          <w:lang w:val="en-IE" w:eastAsia="en-IE"/>
        </w:rPr>
        <w:t>,</w:t>
      </w:r>
      <w:r w:rsidRPr="00256990">
        <w:rPr>
          <w:rFonts w:eastAsia="Times New Roman" w:cs="Times New Roman"/>
          <w:color w:val="000000" w:themeColor="text1"/>
          <w:lang w:val="en-IE" w:eastAsia="en-IE"/>
        </w:rPr>
        <w:t xml:space="preserve"> </w:t>
      </w:r>
      <w:r w:rsidR="00DD3054" w:rsidRPr="00256990">
        <w:rPr>
          <w:rFonts w:eastAsia="Times New Roman" w:cs="Times New Roman"/>
          <w:color w:val="000000" w:themeColor="text1"/>
          <w:lang w:val="en-IE" w:eastAsia="en-IE"/>
        </w:rPr>
        <w:t xml:space="preserve">which will allow them to return at a </w:t>
      </w:r>
      <w:r w:rsidR="00DD3054" w:rsidRPr="00256990">
        <w:rPr>
          <w:rFonts w:eastAsia="Times New Roman" w:cs="Times New Roman"/>
          <w:color w:val="000000" w:themeColor="text1"/>
          <w:lang w:val="en-IE" w:eastAsia="en-IE"/>
        </w:rPr>
        <w:lastRenderedPageBreak/>
        <w:t>different time.</w:t>
      </w:r>
      <w:r w:rsidR="00360836">
        <w:rPr>
          <w:rFonts w:eastAsia="Times New Roman" w:cs="Times New Roman"/>
          <w:color w:val="000000" w:themeColor="text1"/>
          <w:lang w:val="en-IE" w:eastAsia="en-IE"/>
        </w:rPr>
        <w:t xml:space="preserve"> The questions can be saved and downloaded as a Microsoft Word file at the end of the module, which could be </w:t>
      </w:r>
      <w:r w:rsidR="00B00250">
        <w:rPr>
          <w:rFonts w:eastAsia="Times New Roman" w:cs="Times New Roman"/>
          <w:color w:val="000000" w:themeColor="text1"/>
          <w:lang w:val="en-IE" w:eastAsia="en-IE"/>
        </w:rPr>
        <w:t>submitted to</w:t>
      </w:r>
      <w:r w:rsidR="00360836">
        <w:rPr>
          <w:rFonts w:eastAsia="Times New Roman" w:cs="Times New Roman"/>
          <w:color w:val="000000" w:themeColor="text1"/>
          <w:lang w:val="en-IE" w:eastAsia="en-IE"/>
        </w:rPr>
        <w:t xml:space="preserve"> their instructor</w:t>
      </w:r>
      <w:r w:rsidR="00B00250">
        <w:rPr>
          <w:rFonts w:eastAsia="Times New Roman" w:cs="Times New Roman"/>
          <w:color w:val="000000" w:themeColor="text1"/>
          <w:lang w:val="en-IE" w:eastAsia="en-IE"/>
        </w:rPr>
        <w:t xml:space="preserve"> for potential grading.</w:t>
      </w:r>
      <w:r w:rsidR="00360836">
        <w:rPr>
          <w:rFonts w:eastAsia="Times New Roman" w:cs="Times New Roman"/>
          <w:color w:val="000000" w:themeColor="text1"/>
          <w:lang w:val="en-IE" w:eastAsia="en-IE"/>
        </w:rPr>
        <w:t xml:space="preserve"> </w:t>
      </w:r>
    </w:p>
    <w:p w14:paraId="166CE962" w14:textId="3660BE23" w:rsidR="007A2EE4"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000000" w:themeColor="text1"/>
          <w:lang w:val="en-IE" w:eastAsia="en-IE"/>
        </w:rPr>
        <w:t>Instructor gives a brief PowerPoint presentation that introduces ecological forecasting, the iterative forecasting cycle, forecast uncertainty, and a basic ecosystem productivity model</w:t>
      </w:r>
      <w:r w:rsidR="00256990">
        <w:rPr>
          <w:rFonts w:eastAsia="Times New Roman" w:cs="Times New Roman"/>
          <w:color w:val="000000" w:themeColor="text1"/>
          <w:lang w:val="en-IE" w:eastAsia="en-IE"/>
        </w:rPr>
        <w:t xml:space="preserve"> (~20mins).</w:t>
      </w:r>
    </w:p>
    <w:p w14:paraId="6B421EA1" w14:textId="77777777" w:rsidR="007A2EE4"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333333"/>
          <w:lang w:val="en-IE" w:eastAsia="en-IE"/>
        </w:rPr>
        <w:t>After the presentation, the students divide into pairs. Each pair selects their own NEON site and visualizes their site's data, which is used to build and calibrate an ecosystem productivity model (Activity A). The two students within a pair each build their own model with unique inputs and parameters to compare the performance of two different models for the same ecosystem. For virtual instruction, we recommend putting two pairs together (n=4 students) into separate Zoom breakout rooms during this activity so the two pairs can compare results.</w:t>
      </w:r>
    </w:p>
    <w:p w14:paraId="629DF202" w14:textId="77777777" w:rsidR="007A2EE4"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333333"/>
          <w:lang w:val="en-IE" w:eastAsia="en-IE"/>
        </w:rPr>
        <w:t>The instructor then introduces Activity B using a few PowerPoint slides. For virtual instruction, this would entail having the students come back to the main Zoom room for a short check-in.</w:t>
      </w:r>
    </w:p>
    <w:p w14:paraId="605A29BD" w14:textId="77777777" w:rsidR="007A2EE4"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333333"/>
          <w:lang w:val="en-IE" w:eastAsia="en-IE"/>
        </w:rPr>
        <w:t>The students work in their pairs to create hypotheses about how they expect their site's productivity to change in the future, forecast the productivity using each model, and investigate how the forecast uncertainty changes with different model inputs and parameters (Activity B). Students first compare their forecasts with their partner's and then revisit their initial hypotheses to see if they are supported or need to be updated. For virtual instruction, we recommend putting the two pairs back into the same Zoom breakout rooms.</w:t>
      </w:r>
    </w:p>
    <w:p w14:paraId="37F8E17C" w14:textId="72663ACB" w:rsidR="00117335" w:rsidRPr="00256990" w:rsidRDefault="007A2EE4" w:rsidP="00A9749E">
      <w:pPr>
        <w:numPr>
          <w:ilvl w:val="0"/>
          <w:numId w:val="11"/>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333333"/>
          <w:lang w:val="en-IE" w:eastAsia="en-IE"/>
        </w:rPr>
        <w:t>Student pairs then apply their ecological model to a second NEON site (the same site that the other team in their breakout room is working on) and generate ecological forecasts for this second site using their initial productivity model (Activity C). The students work together in a group to present the results from their two sites and two different models and discuss why the forecasts are similar or different among the different sites and models.</w:t>
      </w:r>
    </w:p>
    <w:p w14:paraId="4D85A8AE" w14:textId="77777777" w:rsidR="0092311F" w:rsidRPr="00256990" w:rsidRDefault="0092311F" w:rsidP="0092311F">
      <w:pPr>
        <w:rPr>
          <w:sz w:val="12"/>
          <w:szCs w:val="12"/>
        </w:rPr>
      </w:pPr>
    </w:p>
    <w:p w14:paraId="1BA4E6F7" w14:textId="77777777" w:rsidR="00BA238C" w:rsidRPr="00256990" w:rsidRDefault="00BA238C" w:rsidP="00BA238C">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7C894CE8" w:rsidR="00BA238C" w:rsidRPr="00256990" w:rsidRDefault="001A1A12" w:rsidP="00BA238C">
      <w:pPr>
        <w:rPr>
          <w:color w:val="000000" w:themeColor="text1"/>
        </w:rPr>
      </w:pPr>
      <w:r w:rsidRPr="00256990">
        <w:t>The R Shiny app</w:t>
      </w:r>
      <w:r w:rsidR="00BA238C" w:rsidRPr="00256990">
        <w:t xml:space="preserve"> used in this module </w:t>
      </w:r>
      <w:r w:rsidRPr="00256990">
        <w:t>is</w:t>
      </w:r>
      <w:r w:rsidR="00BA238C" w:rsidRPr="00256990">
        <w:t xml:space="preserve"> continually being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BA238C">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7A4D17">
      <w:pPr>
        <w:pStyle w:val="Heading1"/>
        <w:rPr>
          <w:rFonts w:eastAsiaTheme="minorEastAsia"/>
        </w:rPr>
      </w:pPr>
      <w:r w:rsidRPr="008311D1">
        <w:rPr>
          <w:rFonts w:eastAsiaTheme="minorEastAsia"/>
        </w:rPr>
        <w:t>Things to do prior to starting the instructor’s presentation</w:t>
      </w:r>
    </w:p>
    <w:p w14:paraId="0A7AA453" w14:textId="60569000" w:rsidR="00BA238C" w:rsidRPr="008311D1" w:rsidRDefault="00BA238C" w:rsidP="00A9749E">
      <w:pPr>
        <w:pStyle w:val="NormalWeb"/>
        <w:numPr>
          <w:ilvl w:val="0"/>
          <w:numId w:val="4"/>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student handout,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1DFECCE9" w14:textId="77777777" w:rsidR="00BA238C" w:rsidRPr="008A4BAB" w:rsidRDefault="00424569" w:rsidP="00424569">
      <w:pPr>
        <w:pStyle w:val="Heading1"/>
        <w:rPr>
          <w:rFonts w:eastAsiaTheme="minorEastAsia"/>
        </w:rPr>
      </w:pPr>
      <w:r>
        <w:rPr>
          <w:rFonts w:eastAsiaTheme="minorEastAsia"/>
        </w:rPr>
        <w:lastRenderedPageBreak/>
        <w:t xml:space="preserve">Introductory </w:t>
      </w:r>
      <w:r w:rsidR="007A4D17">
        <w:rPr>
          <w:rFonts w:eastAsiaTheme="minorEastAsia"/>
        </w:rPr>
        <w:t>PowerPoint</w:t>
      </w:r>
      <w:r>
        <w:rPr>
          <w:rFonts w:eastAsiaTheme="minorEastAsia"/>
        </w:rPr>
        <w:t xml:space="preserve"> </w:t>
      </w:r>
      <w:r w:rsidR="00BA238C" w:rsidRPr="008A4BAB">
        <w:rPr>
          <w:rFonts w:eastAsiaTheme="minorEastAsia"/>
        </w:rPr>
        <w:t>Presentation</w:t>
      </w:r>
    </w:p>
    <w:p w14:paraId="5307C86E" w14:textId="1EE0845C" w:rsidR="00BA238C" w:rsidRPr="00642FFE" w:rsidRDefault="00BA238C" w:rsidP="00BA238C">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There is also a video recording of the presentation on YouTube available </w:t>
      </w:r>
      <w:hyperlink r:id="rId8" w:history="1">
        <w:r w:rsidR="009B3E88" w:rsidRPr="009B3E88">
          <w:rPr>
            <w:rStyle w:val="Hyperlink"/>
            <w:i/>
          </w:rPr>
          <w:t>here</w:t>
        </w:r>
      </w:hyperlink>
      <w:r w:rsidR="009B3E88">
        <w:rPr>
          <w:i/>
        </w:rPr>
        <w:t>.</w:t>
      </w:r>
    </w:p>
    <w:p w14:paraId="6CA1103B" w14:textId="20740517" w:rsidR="00BA238C" w:rsidRDefault="00BA238C" w:rsidP="00A9749E">
      <w:pPr>
        <w:pStyle w:val="ListParagraph"/>
        <w:numPr>
          <w:ilvl w:val="0"/>
          <w:numId w:val="5"/>
        </w:numPr>
        <w:spacing w:after="0" w:line="240" w:lineRule="auto"/>
      </w:pPr>
      <w:r>
        <w:t xml:space="preserve">Welcome the students to class. </w:t>
      </w:r>
    </w:p>
    <w:p w14:paraId="79F89354" w14:textId="26426D01" w:rsidR="00BA238C" w:rsidRDefault="00BA238C" w:rsidP="00A9749E">
      <w:pPr>
        <w:pStyle w:val="ListParagraph"/>
        <w:numPr>
          <w:ilvl w:val="1"/>
          <w:numId w:val="5"/>
        </w:numPr>
        <w:spacing w:after="0" w:line="240" w:lineRule="auto"/>
      </w:pPr>
      <w:r>
        <w:t>It is important at this point to emphasize that there will be lots of new material covered during this module, and that going slowly and asking for help is very much encouraged!</w:t>
      </w:r>
    </w:p>
    <w:p w14:paraId="5038ECEF" w14:textId="47AF1957" w:rsidR="00BA238C" w:rsidRDefault="00BA238C" w:rsidP="00A9749E">
      <w:pPr>
        <w:pStyle w:val="ListParagraph"/>
        <w:numPr>
          <w:ilvl w:val="0"/>
          <w:numId w:val="5"/>
        </w:numPr>
        <w:spacing w:after="0" w:line="240" w:lineRule="auto"/>
      </w:pPr>
      <w:r>
        <w:t>Quick road map of what will be covered in th</w:t>
      </w:r>
      <w:r w:rsidR="00BA4E6B">
        <w:t>is lesson</w:t>
      </w:r>
    </w:p>
    <w:p w14:paraId="236C01BD" w14:textId="110F5631" w:rsidR="00920894" w:rsidRDefault="00920894" w:rsidP="00A9749E">
      <w:pPr>
        <w:pStyle w:val="ListParagraph"/>
        <w:numPr>
          <w:ilvl w:val="0"/>
          <w:numId w:val="5"/>
        </w:numPr>
        <w:spacing w:after="0" w:line="240" w:lineRule="auto"/>
      </w:pPr>
      <w:r>
        <w:t xml:space="preserve">Big picture, framing ecological forecasts in the context of changing climate and </w:t>
      </w:r>
      <w:r w:rsidR="003D7CC3">
        <w:t>land use</w:t>
      </w:r>
      <w:r>
        <w:t>. Focus on aquatic ecosystems today, management of these resources could be improved my having advance knowledge of how they could potentially change.</w:t>
      </w:r>
      <w:r w:rsidR="003F60E4">
        <w:t xml:space="preserve"> Why do we want to generate ecological forecasts? </w:t>
      </w:r>
      <w:r w:rsidR="00B00250">
        <w:t xml:space="preserve">Answer: </w:t>
      </w:r>
      <w:r w:rsidR="003F60E4">
        <w:t>Because there is lots of variability in how climate change is occurring</w:t>
      </w:r>
      <w:r w:rsidR="003F60E4" w:rsidRPr="001A28CF">
        <w:t xml:space="preserve"> </w:t>
      </w:r>
      <w:r w:rsidR="003F60E4">
        <w:t>globally and lakes provide critical ecosystem services for humans, so ecological forecasts are critical to help management of these resources in the short-term.</w:t>
      </w:r>
    </w:p>
    <w:p w14:paraId="29473C51" w14:textId="0027B8B2" w:rsidR="00920894" w:rsidRDefault="00920894" w:rsidP="00A9749E">
      <w:pPr>
        <w:pStyle w:val="ListParagraph"/>
        <w:numPr>
          <w:ilvl w:val="0"/>
          <w:numId w:val="5"/>
        </w:numPr>
        <w:spacing w:after="0" w:line="240" w:lineRule="auto"/>
      </w:pPr>
      <w:r>
        <w:t xml:space="preserve">Ask the class “What is a Forecast?” – </w:t>
      </w:r>
      <w:r w:rsidR="00B00250">
        <w:t xml:space="preserve">if teaching virtually, </w:t>
      </w:r>
      <w:r>
        <w:t xml:space="preserve">prompt them to either type answers into the </w:t>
      </w:r>
      <w:r w:rsidR="00BD536F">
        <w:t>chat or</w:t>
      </w:r>
      <w:r>
        <w:t xml:space="preserve"> raise their hand to ask the question. </w:t>
      </w:r>
      <w:r w:rsidR="003F60E4">
        <w:t>Key aspects of a forecasts are listed in the slide. 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w:t>
      </w:r>
    </w:p>
    <w:p w14:paraId="481DF9ED" w14:textId="701945DF" w:rsidR="0014339C" w:rsidRDefault="0014339C" w:rsidP="00A9749E">
      <w:pPr>
        <w:pStyle w:val="ListParagraph"/>
        <w:numPr>
          <w:ilvl w:val="0"/>
          <w:numId w:val="5"/>
        </w:numPr>
        <w:spacing w:after="0" w:line="240" w:lineRule="auto"/>
      </w:pPr>
      <w:r>
        <w:t xml:space="preserve">Ask the class ‘What </w:t>
      </w:r>
      <w:r w:rsidR="003F60E4">
        <w:t>do we</w:t>
      </w:r>
      <w:r>
        <w:t xml:space="preserve"> forecast?’. Encourage them to provide answers by either un-muting or t</w:t>
      </w:r>
      <w:r w:rsidR="003F60E4">
        <w:t>yping into the chat or raising their hand. Add the examples with the animation and detail how forecasting is prevalent across many different sectors of society.</w:t>
      </w:r>
    </w:p>
    <w:p w14:paraId="149A698F" w14:textId="074B2D56" w:rsidR="003F60E4" w:rsidRDefault="003F60E4" w:rsidP="00A9749E">
      <w:pPr>
        <w:pStyle w:val="ListParagraph"/>
        <w:numPr>
          <w:ilvl w:val="0"/>
          <w:numId w:val="5"/>
        </w:numPr>
        <w:spacing w:after="0" w:line="240" w:lineRule="auto"/>
      </w:pPr>
      <w:r>
        <w:t>There are two main purposes of forecasts</w:t>
      </w:r>
      <w:r w:rsidR="00B40A5A">
        <w:t xml:space="preserve">. Talk through the examples and stress the difference between </w:t>
      </w:r>
      <w:r w:rsidR="002D6191">
        <w:t xml:space="preserve">a situation </w:t>
      </w:r>
      <w:r w:rsidR="00B40A5A">
        <w:t>whe</w:t>
      </w:r>
      <w:r w:rsidR="002D6191">
        <w:t>n</w:t>
      </w:r>
      <w:r w:rsidR="00B40A5A">
        <w:t xml:space="preserve"> we have no control over the outcome</w:t>
      </w:r>
      <w:r w:rsidR="00861CD0">
        <w:t xml:space="preserve"> (passive) </w:t>
      </w:r>
      <w:r w:rsidR="00B40A5A">
        <w:t xml:space="preserve">and </w:t>
      </w:r>
      <w:r w:rsidR="002D6191">
        <w:t xml:space="preserve">when </w:t>
      </w:r>
      <w:r w:rsidR="00B40A5A">
        <w:t>we can influence the outcome</w:t>
      </w:r>
      <w:r w:rsidR="00861CD0">
        <w:t xml:space="preserve"> (active)</w:t>
      </w:r>
    </w:p>
    <w:p w14:paraId="0E841BEB" w14:textId="3DD0F1AF" w:rsidR="003F60E4" w:rsidRDefault="003F60E4" w:rsidP="00A9749E">
      <w:pPr>
        <w:pStyle w:val="ListParagraph"/>
        <w:numPr>
          <w:ilvl w:val="1"/>
          <w:numId w:val="5"/>
        </w:numPr>
        <w:spacing w:after="0" w:line="240" w:lineRule="auto"/>
      </w:pPr>
      <w:r>
        <w:t>Preparation – the example is Hurricane Sandy in 2012</w:t>
      </w:r>
      <w:r w:rsidR="00861CD0">
        <w:t xml:space="preserve"> - passive</w:t>
      </w:r>
    </w:p>
    <w:p w14:paraId="6CFEB970" w14:textId="7DCC8597" w:rsidR="003F60E4" w:rsidRPr="00B21219" w:rsidRDefault="003F60E4" w:rsidP="00A9749E">
      <w:pPr>
        <w:pStyle w:val="ListParagraph"/>
        <w:numPr>
          <w:ilvl w:val="1"/>
          <w:numId w:val="5"/>
        </w:numPr>
        <w:spacing w:after="0" w:line="240" w:lineRule="auto"/>
      </w:pPr>
      <w:r>
        <w:t>Action</w:t>
      </w:r>
      <w:r w:rsidR="00B40A5A">
        <w:t>able – the example is COVID-19</w:t>
      </w:r>
      <w:r w:rsidR="00861CD0">
        <w:t xml:space="preserve"> - active</w:t>
      </w:r>
    </w:p>
    <w:p w14:paraId="4C92D2B4" w14:textId="194EA9D1" w:rsidR="00BA238C" w:rsidRDefault="00BA238C" w:rsidP="00A9749E">
      <w:pPr>
        <w:pStyle w:val="ListParagraph"/>
        <w:numPr>
          <w:ilvl w:val="0"/>
          <w:numId w:val="5"/>
        </w:numPr>
        <w:spacing w:after="0" w:line="240" w:lineRule="auto"/>
      </w:pPr>
      <w:r>
        <w:t xml:space="preserve">Today, we are going to focus specifically on </w:t>
      </w:r>
      <w:r w:rsidR="00B40A5A">
        <w:t>ecological forecasting</w:t>
      </w:r>
      <w:r>
        <w:t xml:space="preserve">.  Question to ask the students on this slide: what is </w:t>
      </w:r>
      <w:r w:rsidR="00B40A5A">
        <w:t>an ecological forecast? Highlight the inclusion of “uncertainty”</w:t>
      </w:r>
    </w:p>
    <w:p w14:paraId="68CBF2DE" w14:textId="7E32FD73" w:rsidR="00B40A5A" w:rsidRDefault="009B3E88" w:rsidP="00A9749E">
      <w:pPr>
        <w:pStyle w:val="ListParagraph"/>
        <w:numPr>
          <w:ilvl w:val="0"/>
          <w:numId w:val="5"/>
        </w:numPr>
        <w:spacing w:after="0" w:line="240" w:lineRule="auto"/>
      </w:pPr>
      <w:r>
        <w:t>Uncertainty</w:t>
      </w:r>
      <w:r w:rsidR="00974908">
        <w:t>:</w:t>
      </w:r>
    </w:p>
    <w:p w14:paraId="2CE85814" w14:textId="77777777" w:rsidR="00974908" w:rsidRPr="00974908" w:rsidRDefault="00974908" w:rsidP="00A9749E">
      <w:pPr>
        <w:pStyle w:val="ListParagraph"/>
        <w:numPr>
          <w:ilvl w:val="1"/>
          <w:numId w:val="5"/>
        </w:numPr>
        <w:rPr>
          <w:lang w:val="en-IE"/>
        </w:rPr>
      </w:pPr>
      <w:r w:rsidRPr="00974908">
        <w:t>A forecast is a well-informed guess of the future; therefore, it will always be uncertain</w:t>
      </w:r>
    </w:p>
    <w:p w14:paraId="6887C3EA" w14:textId="77777777" w:rsidR="00974908" w:rsidRPr="00974908" w:rsidRDefault="00974908" w:rsidP="00A9749E">
      <w:pPr>
        <w:pStyle w:val="ListParagraph"/>
        <w:numPr>
          <w:ilvl w:val="1"/>
          <w:numId w:val="5"/>
        </w:numPr>
        <w:rPr>
          <w:lang w:val="en-IE"/>
        </w:rPr>
      </w:pPr>
      <w:r w:rsidRPr="00974908">
        <w:t>It is at the core of how people evaluate risk and make decisions</w:t>
      </w:r>
    </w:p>
    <w:p w14:paraId="3B73E13E" w14:textId="77777777" w:rsidR="00974908" w:rsidRPr="00974908" w:rsidRDefault="00974908" w:rsidP="00A9749E">
      <w:pPr>
        <w:pStyle w:val="ListParagraph"/>
        <w:numPr>
          <w:ilvl w:val="1"/>
          <w:numId w:val="5"/>
        </w:numPr>
        <w:rPr>
          <w:lang w:val="en-IE"/>
        </w:rPr>
      </w:pPr>
      <w:r w:rsidRPr="00974908">
        <w:t>Uncertainty generally increases with time into the future</w:t>
      </w:r>
    </w:p>
    <w:p w14:paraId="171E8678" w14:textId="7A8FEAE3" w:rsidR="00974908" w:rsidRPr="00974908" w:rsidRDefault="00974908" w:rsidP="00A9749E">
      <w:pPr>
        <w:pStyle w:val="ListParagraph"/>
        <w:numPr>
          <w:ilvl w:val="1"/>
          <w:numId w:val="5"/>
        </w:numPr>
        <w:rPr>
          <w:lang w:val="en-IE"/>
        </w:rPr>
      </w:pPr>
      <w:r>
        <w:t xml:space="preserve">Here is a </w:t>
      </w:r>
      <w:r w:rsidRPr="00974908">
        <w:t>plot showing 16 day forecast of air pressure with shaded regions showing 95% confidence interval and the solid line represents the median</w:t>
      </w:r>
    </w:p>
    <w:p w14:paraId="327B0B4E" w14:textId="5D5C7FF3" w:rsidR="009B3E88" w:rsidRDefault="009B3E88" w:rsidP="00A9749E">
      <w:pPr>
        <w:pStyle w:val="ListParagraph"/>
        <w:numPr>
          <w:ilvl w:val="0"/>
          <w:numId w:val="5"/>
        </w:numPr>
        <w:spacing w:after="0" w:line="240" w:lineRule="auto"/>
      </w:pPr>
      <w:r>
        <w:t>Introduce each point in the forecast cycle and that you will break each of them down. Highlight that it is “iterative” which means that it is a repetitive process, hence why it is described as a cycle</w:t>
      </w:r>
    </w:p>
    <w:p w14:paraId="40A57D25" w14:textId="7FF74215" w:rsidR="009B3E88" w:rsidRDefault="009B3E88" w:rsidP="00A9749E">
      <w:pPr>
        <w:pStyle w:val="ListParagraph"/>
        <w:numPr>
          <w:ilvl w:val="0"/>
          <w:numId w:val="5"/>
        </w:numPr>
        <w:spacing w:after="0" w:line="240" w:lineRule="auto"/>
      </w:pPr>
      <w:r>
        <w:t xml:space="preserve">Create Hypothesis – use the example of how phytoplankton in a lake use light to photosynthesize, so and increase in light would be expected to increase the </w:t>
      </w:r>
      <w:r w:rsidR="002D6191">
        <w:t xml:space="preserve">phytoplankton </w:t>
      </w:r>
      <w:r>
        <w:t>biomass in a lake</w:t>
      </w:r>
    </w:p>
    <w:p w14:paraId="37CFD6F8" w14:textId="5AB61C59" w:rsidR="009B3E88" w:rsidRPr="008644C1" w:rsidRDefault="009B3E88" w:rsidP="00A9749E">
      <w:pPr>
        <w:pStyle w:val="ListParagraph"/>
        <w:numPr>
          <w:ilvl w:val="0"/>
          <w:numId w:val="5"/>
        </w:numPr>
        <w:rPr>
          <w:lang w:val="en-IE"/>
        </w:rPr>
      </w:pPr>
      <w:r>
        <w:lastRenderedPageBreak/>
        <w:t xml:space="preserve">Build Model </w:t>
      </w:r>
      <w:r w:rsidR="007E0EB0">
        <w:t>–</w:t>
      </w:r>
      <w:r>
        <w:t xml:space="preserve"> </w:t>
      </w:r>
      <w:r w:rsidR="007E0EB0">
        <w:t>use data to build a mathematical model to describe the observations</w:t>
      </w:r>
      <w:r w:rsidR="007359BF">
        <w:t xml:space="preserve">. </w:t>
      </w:r>
      <w:r w:rsidR="007359BF" w:rsidRPr="007359BF">
        <w:t>Driver data are variables (such as light and water temperature) which can be used to drive the model.</w:t>
      </w:r>
    </w:p>
    <w:p w14:paraId="0F48DF77" w14:textId="49790C90" w:rsidR="007E0EB0" w:rsidRDefault="007E0EB0" w:rsidP="00A9749E">
      <w:pPr>
        <w:pStyle w:val="ListParagraph"/>
        <w:numPr>
          <w:ilvl w:val="0"/>
          <w:numId w:val="5"/>
        </w:numPr>
        <w:spacing w:after="0" w:line="240" w:lineRule="auto"/>
      </w:pPr>
      <w:r>
        <w:t xml:space="preserve">Quantify uncertainty – key step, </w:t>
      </w:r>
      <w:r w:rsidR="00861CD0">
        <w:t>there are also different types of uncertainty sources include: driver, model, parameter, initial conditions</w:t>
      </w:r>
      <w:r w:rsidR="008644C1">
        <w:t>. This plot shows a 10-day forecast of air temperature at a particular site. Each line represents a different forecast. Uncertainty can be calculated based on the distribution of the potential futures.</w:t>
      </w:r>
    </w:p>
    <w:p w14:paraId="3A6EE2FC" w14:textId="14B4C511" w:rsidR="00417B02" w:rsidRDefault="00417B02" w:rsidP="00A9749E">
      <w:pPr>
        <w:pStyle w:val="ListParagraph"/>
        <w:numPr>
          <w:ilvl w:val="0"/>
          <w:numId w:val="5"/>
        </w:numPr>
        <w:spacing w:after="0" w:line="240" w:lineRule="auto"/>
      </w:pPr>
      <w:r>
        <w:t>Generate Forecast – using the model for phytoplankton concentrations, we will drive it using weather forecast data to generate an ecological forecast. A key part of what makes a forecast is that it is driven by forecasted variables</w:t>
      </w:r>
      <w:r w:rsidR="008644C1">
        <w:t>. This example shows a forecast for primary productivity (represented as concentration of chlorophyll-a) in a lake with each line showing a different potential future. It is from this distribution of the lines that we can calculate the confidence intervals and hence the uncertainty.</w:t>
      </w:r>
    </w:p>
    <w:p w14:paraId="1DEBF921" w14:textId="1BFFE4AA" w:rsidR="00417B02" w:rsidRDefault="00417B02" w:rsidP="00A9749E">
      <w:pPr>
        <w:pStyle w:val="ListParagraph"/>
        <w:numPr>
          <w:ilvl w:val="0"/>
          <w:numId w:val="5"/>
        </w:numPr>
        <w:spacing w:after="0" w:line="240" w:lineRule="auto"/>
      </w:pPr>
      <w:r>
        <w:t xml:space="preserve">Communicate Forecast </w:t>
      </w:r>
      <w:r w:rsidR="001504BE">
        <w:t xml:space="preserve">– potential stakeholders being a water resource manager for a drinking water reservoir. </w:t>
      </w:r>
      <w:r w:rsidR="00DD3054">
        <w:t xml:space="preserve">There are </w:t>
      </w:r>
      <w:r w:rsidR="001504BE">
        <w:t>different ways to communicate</w:t>
      </w:r>
      <w:r w:rsidR="00DD3054">
        <w:t xml:space="preserve"> a </w:t>
      </w:r>
      <w:r w:rsidR="00BD536F">
        <w:t>forecast,</w:t>
      </w:r>
      <w:r w:rsidR="001504BE">
        <w:t xml:space="preserve"> but this is a critical step as a forecast</w:t>
      </w:r>
      <w:r w:rsidR="00DD3054">
        <w:t xml:space="preserve"> is not effective</w:t>
      </w:r>
      <w:r w:rsidR="001504BE">
        <w:t xml:space="preserve"> </w:t>
      </w:r>
      <w:r w:rsidR="002D6191">
        <w:t xml:space="preserve">for helping management </w:t>
      </w:r>
      <w:r w:rsidR="001504BE">
        <w:t>if it is not communicated effectively to end</w:t>
      </w:r>
      <w:r w:rsidR="00DD3054">
        <w:t xml:space="preserve"> </w:t>
      </w:r>
      <w:r w:rsidR="001504BE">
        <w:t>users/stakeholders</w:t>
      </w:r>
      <w:r w:rsidR="007033CE">
        <w:t>. This plot shows the distribution of the forecast where the solid line is the median and the shaded regions indicate the 95% confidence interval.</w:t>
      </w:r>
    </w:p>
    <w:p w14:paraId="3B3D26B1" w14:textId="79F61DFE" w:rsidR="00417B02" w:rsidRDefault="001504BE" w:rsidP="00A9749E">
      <w:pPr>
        <w:pStyle w:val="ListParagraph"/>
        <w:numPr>
          <w:ilvl w:val="0"/>
          <w:numId w:val="5"/>
        </w:numPr>
        <w:spacing w:after="0" w:line="240" w:lineRule="auto"/>
      </w:pPr>
      <w:r>
        <w:t xml:space="preserve">Assess Forecast – Example is for </w:t>
      </w:r>
      <w:r w:rsidR="007033CE">
        <w:t>chlorophyll-a</w:t>
      </w:r>
      <w:r>
        <w:t>, where the forecast me</w:t>
      </w:r>
      <w:r w:rsidR="007033CE">
        <w:t xml:space="preserve">dian </w:t>
      </w:r>
      <w:r>
        <w:t xml:space="preserve">is represented by the </w:t>
      </w:r>
      <w:r w:rsidR="007033CE">
        <w:t xml:space="preserve">solid </w:t>
      </w:r>
      <w:r>
        <w:t xml:space="preserve">line and the 95% confidence intervals are represented by the </w:t>
      </w:r>
      <w:r w:rsidR="007033CE">
        <w:t xml:space="preserve">shaded area </w:t>
      </w:r>
      <w:r>
        <w:t xml:space="preserve">and observations are the </w:t>
      </w:r>
      <w:r w:rsidR="007033CE">
        <w:t xml:space="preserve">orange </w:t>
      </w:r>
      <w:r>
        <w:t xml:space="preserve">points. Here it is predicting observed conditions </w:t>
      </w:r>
      <w:r w:rsidR="007C59EC">
        <w:t>relatively</w:t>
      </w:r>
      <w:r>
        <w:t xml:space="preserve"> accurately</w:t>
      </w:r>
      <w:r w:rsidR="002D6191">
        <w:t>.</w:t>
      </w:r>
    </w:p>
    <w:p w14:paraId="6CF9F691" w14:textId="16942AB1" w:rsidR="00B40A5A" w:rsidRDefault="001504BE" w:rsidP="00A9749E">
      <w:pPr>
        <w:pStyle w:val="ListParagraph"/>
        <w:numPr>
          <w:ilvl w:val="0"/>
          <w:numId w:val="5"/>
        </w:numPr>
        <w:spacing w:after="0" w:line="240" w:lineRule="auto"/>
      </w:pPr>
      <w:r>
        <w:t xml:space="preserve">Update model </w:t>
      </w:r>
      <w:r w:rsidR="00924FEA">
        <w:t>–</w:t>
      </w:r>
      <w:r>
        <w:t xml:space="preserve"> </w:t>
      </w:r>
      <w:r w:rsidR="00924FEA">
        <w:t xml:space="preserve">used if model is not accurately predicting observations, can be done by updating model parameters, adding new driver variable. For example, initially in your model you </w:t>
      </w:r>
      <w:r w:rsidR="00AF5253">
        <w:t>had the uptake of nutrients</w:t>
      </w:r>
      <w:r w:rsidR="00924FEA">
        <w:t xml:space="preserve"> in your model </w:t>
      </w:r>
      <w:r w:rsidR="00AF5253">
        <w:t>by</w:t>
      </w:r>
      <w:r w:rsidR="00924FEA">
        <w:t xml:space="preserve"> phytoplankton</w:t>
      </w:r>
      <w:r w:rsidR="00AF5253">
        <w:t xml:space="preserve"> to be relatively</w:t>
      </w:r>
      <w:r w:rsidR="00924FEA">
        <w:t xml:space="preserve">, so you might revisit the model and decide to </w:t>
      </w:r>
      <w:r w:rsidR="00AF5253">
        <w:t>increase the rate of nutrient uptake within the model. Here the example shows the original forecast (in green) and then the updated model forecast (red) which matches observations closer.</w:t>
      </w:r>
    </w:p>
    <w:p w14:paraId="03920C0D" w14:textId="203AF1A2" w:rsidR="00924FEA" w:rsidRDefault="00924FEA" w:rsidP="00A9749E">
      <w:pPr>
        <w:pStyle w:val="ListParagraph"/>
        <w:numPr>
          <w:ilvl w:val="0"/>
          <w:numId w:val="5"/>
        </w:numPr>
        <w:spacing w:after="0" w:line="240" w:lineRule="auto"/>
      </w:pPr>
      <w:r>
        <w:t>As time moves forwards you will repeat the cycle as you generate new forecasts and then update your model with new observations</w:t>
      </w:r>
      <w:r w:rsidR="00AF5253">
        <w:t>. This is why we call refer to the forecast cycle as “iterative”.</w:t>
      </w:r>
    </w:p>
    <w:p w14:paraId="000F0E8D" w14:textId="1C7BF375" w:rsidR="00303A8C" w:rsidRDefault="00303A8C" w:rsidP="00A9749E">
      <w:pPr>
        <w:pStyle w:val="ListParagraph"/>
        <w:numPr>
          <w:ilvl w:val="0"/>
          <w:numId w:val="5"/>
        </w:numPr>
        <w:spacing w:after="0" w:line="240" w:lineRule="auto"/>
      </w:pPr>
      <w:r>
        <w:t>A simple version of a</w:t>
      </w:r>
      <w:r w:rsidR="00E3314A">
        <w:t xml:space="preserve"> model is a</w:t>
      </w:r>
      <w:r>
        <w:t xml:space="preserve"> linear model</w:t>
      </w:r>
      <w:r w:rsidR="00E3314A">
        <w:t>:</w:t>
      </w:r>
      <w:r>
        <w:t xml:space="preserve"> “y = mx + b”, but today we will be using a model to predict chlorophyll-a concentrations in a lake</w:t>
      </w:r>
      <w:r w:rsidR="002D6191">
        <w:t>, where chlorophyll is the "y" in the equation</w:t>
      </w:r>
      <w:r w:rsidR="00E3314A">
        <w:t xml:space="preserve"> but will add in other drivers such as surface water temperature and incoming light.</w:t>
      </w:r>
    </w:p>
    <w:p w14:paraId="7D8B3AA6" w14:textId="5E0920FC" w:rsidR="00924FEA" w:rsidRDefault="00E3314A" w:rsidP="00A9749E">
      <w:pPr>
        <w:pStyle w:val="ListParagraph"/>
        <w:numPr>
          <w:ilvl w:val="0"/>
          <w:numId w:val="5"/>
        </w:numPr>
        <w:spacing w:after="0" w:line="240" w:lineRule="auto"/>
      </w:pPr>
      <w:r w:rsidRPr="00E3314A">
        <w:t>Primary productivity is the </w:t>
      </w:r>
      <w:r w:rsidRPr="00E3314A">
        <w:rPr>
          <w:b/>
          <w:bCs/>
        </w:rPr>
        <w:t>productivity</w:t>
      </w:r>
      <w:r w:rsidRPr="00E3314A">
        <w:t xml:space="preserve"> of the </w:t>
      </w:r>
      <w:proofErr w:type="spellStart"/>
      <w:r w:rsidRPr="00E3314A">
        <w:t>photosynthesizers</w:t>
      </w:r>
      <w:proofErr w:type="spellEnd"/>
      <w:r w:rsidRPr="00E3314A">
        <w:t xml:space="preserve"> at the base of the food chain in </w:t>
      </w:r>
      <w:r>
        <w:t>aquatic</w:t>
      </w:r>
      <w:r w:rsidRPr="00E3314A">
        <w:t> ecosystems.</w:t>
      </w:r>
      <w:r>
        <w:t xml:space="preserve"> </w:t>
      </w:r>
      <w:r w:rsidR="00303A8C">
        <w:t>Phytoplankton photosynthesize in the water column by taking up nutrients and using light to convert carbon dioxide into oxygen and sugars. Water temperature can affect the energy required to photosynthesize. Zooplankton graze on phytoplankton.</w:t>
      </w:r>
    </w:p>
    <w:p w14:paraId="345FCAF2" w14:textId="78830243" w:rsidR="00303A8C" w:rsidRDefault="00E3314A" w:rsidP="00A9749E">
      <w:pPr>
        <w:pStyle w:val="ListParagraph"/>
        <w:numPr>
          <w:ilvl w:val="0"/>
          <w:numId w:val="5"/>
        </w:numPr>
        <w:spacing w:after="0" w:line="240" w:lineRule="auto"/>
      </w:pPr>
      <w:r>
        <w:t>A p</w:t>
      </w:r>
      <w:r w:rsidR="00303A8C">
        <w:t xml:space="preserve">rimary productivity model is a simple food web model with a producer, consumer and nutrients. </w:t>
      </w:r>
    </w:p>
    <w:p w14:paraId="54F171E9" w14:textId="57E267B9" w:rsidR="00303A8C" w:rsidRDefault="00303A8C" w:rsidP="00A9749E">
      <w:pPr>
        <w:pStyle w:val="ListParagraph"/>
        <w:numPr>
          <w:ilvl w:val="1"/>
          <w:numId w:val="5"/>
        </w:numPr>
        <w:spacing w:after="0" w:line="240" w:lineRule="auto"/>
      </w:pPr>
      <w:r>
        <w:t xml:space="preserve">For the </w:t>
      </w:r>
      <w:r w:rsidR="002D6191">
        <w:t xml:space="preserve">terrestrial </w:t>
      </w:r>
      <w:r>
        <w:t xml:space="preserve">model, plants use sunlight to grow, deer consume the plants and then when the deer </w:t>
      </w:r>
      <w:r w:rsidR="00BD536F">
        <w:t>die,</w:t>
      </w:r>
      <w:r>
        <w:t xml:space="preserve"> they </w:t>
      </w:r>
      <w:r w:rsidR="00256990">
        <w:t>decompose,</w:t>
      </w:r>
      <w:r>
        <w:t xml:space="preserve"> and nutrients become available for plants. </w:t>
      </w:r>
    </w:p>
    <w:p w14:paraId="62EF4538" w14:textId="41B400F8" w:rsidR="00303A8C" w:rsidRDefault="00303A8C" w:rsidP="00A9749E">
      <w:pPr>
        <w:pStyle w:val="ListParagraph"/>
        <w:numPr>
          <w:ilvl w:val="1"/>
          <w:numId w:val="5"/>
        </w:numPr>
        <w:spacing w:after="0" w:line="240" w:lineRule="auto"/>
      </w:pPr>
      <w:r>
        <w:t>For the aquatic model, phytoplankton take up nutrients from the water column and photosynthesize using sunlight, zooplankton graze on the phytoplankton</w:t>
      </w:r>
      <w:r w:rsidR="002D6191">
        <w:t>,</w:t>
      </w:r>
      <w:r>
        <w:t xml:space="preserve"> and then when they die their nutrients become available for uptake of phytoplankton. </w:t>
      </w:r>
    </w:p>
    <w:p w14:paraId="35E596C4" w14:textId="0AEF3379" w:rsidR="00D52BBF" w:rsidRDefault="00303A8C" w:rsidP="00A9749E">
      <w:pPr>
        <w:pStyle w:val="ListParagraph"/>
        <w:numPr>
          <w:ilvl w:val="0"/>
          <w:numId w:val="5"/>
        </w:numPr>
        <w:spacing w:after="0" w:line="240" w:lineRule="auto"/>
      </w:pPr>
      <w:r>
        <w:lastRenderedPageBreak/>
        <w:t>We are going to simplify the model further</w:t>
      </w:r>
      <w:r w:rsidR="002D6191">
        <w:t xml:space="preserve"> to just focus on </w:t>
      </w:r>
      <w:r>
        <w:t xml:space="preserve">phytoplankton and nutrients. </w:t>
      </w:r>
      <w:proofErr w:type="gramStart"/>
      <w:r w:rsidR="00D52BBF">
        <w:t>So</w:t>
      </w:r>
      <w:proofErr w:type="gramEnd"/>
      <w:r w:rsidR="00D52BBF">
        <w:t xml:space="preserve"> we will</w:t>
      </w:r>
      <w:r>
        <w:t xml:space="preserve"> eliminate the consumer</w:t>
      </w:r>
      <w:r w:rsidR="00E55C2D">
        <w:t>,</w:t>
      </w:r>
      <w:r w:rsidR="00D52BBF">
        <w:t xml:space="preserve"> zooplankton.</w:t>
      </w:r>
    </w:p>
    <w:p w14:paraId="573689B0" w14:textId="43E718DD" w:rsidR="00303A8C" w:rsidRDefault="00D52BBF" w:rsidP="00A9749E">
      <w:pPr>
        <w:pStyle w:val="ListParagraph"/>
        <w:numPr>
          <w:ilvl w:val="0"/>
          <w:numId w:val="5"/>
        </w:numPr>
        <w:spacing w:after="0" w:line="240" w:lineRule="auto"/>
      </w:pPr>
      <w:r>
        <w:t xml:space="preserve">Which leaves us with the producer phytoplankton and nutrients. Phytoplankton </w:t>
      </w:r>
      <w:r w:rsidR="00E55C2D">
        <w:t xml:space="preserve">uptake nutrients </w:t>
      </w:r>
      <w:r>
        <w:t xml:space="preserve">and increase in concentration </w:t>
      </w:r>
      <w:r w:rsidR="00E55C2D">
        <w:t>and the mortality, or death of phytoplankton</w:t>
      </w:r>
      <w:r w:rsidR="002D6191">
        <w:t>,</w:t>
      </w:r>
      <w:r w:rsidR="00E55C2D">
        <w:t xml:space="preserve"> increases the availability of nutrients. For driving variables of our model, we will be using incoming light and</w:t>
      </w:r>
      <w:r>
        <w:t xml:space="preserve"> can add in the influence of surface </w:t>
      </w:r>
      <w:r w:rsidR="00E55C2D">
        <w:t>water temperature.</w:t>
      </w:r>
      <w:r>
        <w:t xml:space="preserve"> </w:t>
      </w:r>
      <w:r w:rsidRPr="00D52BBF">
        <w:t>This simplified model is the “Nutrient-Phytoplankton model” or NP model.</w:t>
      </w:r>
    </w:p>
    <w:p w14:paraId="7EA687CB" w14:textId="3EE7C6C6" w:rsidR="00E55C2D" w:rsidRDefault="00D9718E" w:rsidP="00A9749E">
      <w:pPr>
        <w:pStyle w:val="ListParagraph"/>
        <w:numPr>
          <w:ilvl w:val="0"/>
          <w:numId w:val="5"/>
        </w:numPr>
        <w:spacing w:after="0" w:line="240" w:lineRule="auto"/>
      </w:pPr>
      <w:r>
        <w:t xml:space="preserve">National Ecological Observatory Network (NEON) </w:t>
      </w:r>
      <w:r w:rsidRPr="00D9718E">
        <w:t>is a continental-scale observatory designed to collect long-term open access ecological data to better understand how U.S. terrestrial and aquatic ecosystems are changing</w:t>
      </w:r>
      <w:r>
        <w:t>. Today we will be forecasting primary productivity at a NEON lake site.</w:t>
      </w:r>
    </w:p>
    <w:p w14:paraId="560D189D" w14:textId="77777777" w:rsidR="00D52BBF" w:rsidRPr="00D52BBF" w:rsidRDefault="00D52BBF" w:rsidP="00A9749E">
      <w:pPr>
        <w:pStyle w:val="ListParagraph"/>
        <w:numPr>
          <w:ilvl w:val="0"/>
          <w:numId w:val="5"/>
        </w:numPr>
        <w:spacing w:after="0" w:line="240" w:lineRule="auto"/>
        <w:rPr>
          <w:lang w:val="en-IE"/>
        </w:rPr>
      </w:pPr>
      <w:r w:rsidRPr="00D52BBF">
        <w:t xml:space="preserve">Learning objectives! </w:t>
      </w:r>
    </w:p>
    <w:p w14:paraId="4F761294" w14:textId="77777777" w:rsidR="00D52BBF" w:rsidRPr="00D52BBF" w:rsidRDefault="00D52BBF" w:rsidP="00A9749E">
      <w:pPr>
        <w:pStyle w:val="ListParagraph"/>
        <w:numPr>
          <w:ilvl w:val="1"/>
          <w:numId w:val="5"/>
        </w:numPr>
        <w:spacing w:after="0" w:line="240" w:lineRule="auto"/>
        <w:rPr>
          <w:lang w:val="en-IE"/>
        </w:rPr>
      </w:pPr>
      <w:r w:rsidRPr="00D52BBF">
        <w:t xml:space="preserve">Talk through these with the students one by one: use the embedded animations to sequentially show each of the six bullet points. </w:t>
      </w:r>
    </w:p>
    <w:p w14:paraId="7FB3A5E8" w14:textId="77777777" w:rsidR="00D52BBF" w:rsidRPr="00D52BBF" w:rsidRDefault="00D52BBF" w:rsidP="00A9749E">
      <w:pPr>
        <w:pStyle w:val="ListParagraph"/>
        <w:numPr>
          <w:ilvl w:val="1"/>
          <w:numId w:val="5"/>
        </w:numPr>
        <w:spacing w:after="0" w:line="240" w:lineRule="auto"/>
        <w:rPr>
          <w:lang w:val="en-IE"/>
        </w:rPr>
      </w:pPr>
      <w:r w:rsidRPr="00D52BBF">
        <w:t xml:space="preserve">Most importantly, the goal here is to have students develop their own ecological model for their aquatic ecosystem, and then step through each stage of the forecast cycle.  </w:t>
      </w:r>
    </w:p>
    <w:p w14:paraId="29F0B5EF" w14:textId="77777777" w:rsidR="00D52BBF" w:rsidRPr="00D52BBF" w:rsidRDefault="00D52BBF" w:rsidP="00A9749E">
      <w:pPr>
        <w:pStyle w:val="ListParagraph"/>
        <w:numPr>
          <w:ilvl w:val="1"/>
          <w:numId w:val="5"/>
        </w:numPr>
        <w:spacing w:after="0" w:line="240" w:lineRule="auto"/>
        <w:rPr>
          <w:lang w:val="en-IE"/>
        </w:rPr>
      </w:pPr>
      <w:r w:rsidRPr="00D52BBF">
        <w:t>They will then make mini-presentations to share their forecast results at the end of Activity B.</w:t>
      </w:r>
    </w:p>
    <w:p w14:paraId="35D7B02E" w14:textId="296ABF39" w:rsidR="00A277AD" w:rsidRPr="00A277AD" w:rsidRDefault="00A277AD" w:rsidP="00A9749E">
      <w:pPr>
        <w:pStyle w:val="ListParagraph"/>
        <w:numPr>
          <w:ilvl w:val="0"/>
          <w:numId w:val="5"/>
        </w:numPr>
        <w:rPr>
          <w:lang w:val="en-IE"/>
        </w:rPr>
      </w:pPr>
      <w:r w:rsidRPr="00A277AD">
        <w:t>Introduce Activity A, which has five objectives (have students work in pairs</w:t>
      </w:r>
      <w:r>
        <w:t xml:space="preserve"> but will input their answers individually</w:t>
      </w:r>
      <w:r w:rsidRPr="00A277AD">
        <w:t>).</w:t>
      </w:r>
    </w:p>
    <w:p w14:paraId="2E8EAA95" w14:textId="77777777" w:rsidR="00A277AD" w:rsidRPr="00A277AD" w:rsidRDefault="00A277AD" w:rsidP="00A9749E">
      <w:pPr>
        <w:pStyle w:val="ListParagraph"/>
        <w:numPr>
          <w:ilvl w:val="1"/>
          <w:numId w:val="5"/>
        </w:numPr>
        <w:rPr>
          <w:lang w:val="en-IE"/>
        </w:rPr>
      </w:pPr>
      <w:r w:rsidRPr="00A277AD">
        <w:t>Select and view a NEON site</w:t>
      </w:r>
    </w:p>
    <w:p w14:paraId="3232CFC0" w14:textId="77777777" w:rsidR="00A277AD" w:rsidRPr="00A277AD" w:rsidRDefault="00A277AD" w:rsidP="00A9749E">
      <w:pPr>
        <w:pStyle w:val="ListParagraph"/>
        <w:numPr>
          <w:ilvl w:val="1"/>
          <w:numId w:val="5"/>
        </w:numPr>
        <w:rPr>
          <w:lang w:val="en-IE"/>
        </w:rPr>
      </w:pPr>
      <w:r w:rsidRPr="00A277AD">
        <w:t xml:space="preserve">Inspect the data </w:t>
      </w:r>
    </w:p>
    <w:p w14:paraId="6258C660" w14:textId="77777777" w:rsidR="00A277AD" w:rsidRPr="00A277AD" w:rsidRDefault="00A277AD" w:rsidP="00A9749E">
      <w:pPr>
        <w:pStyle w:val="ListParagraph"/>
        <w:numPr>
          <w:ilvl w:val="1"/>
          <w:numId w:val="5"/>
        </w:numPr>
        <w:rPr>
          <w:lang w:val="en-IE"/>
        </w:rPr>
      </w:pPr>
      <w:r w:rsidRPr="00A277AD">
        <w:t>Explore variable relationships</w:t>
      </w:r>
    </w:p>
    <w:p w14:paraId="02BF319D" w14:textId="77777777" w:rsidR="00A277AD" w:rsidRPr="00A277AD" w:rsidRDefault="00A277AD" w:rsidP="00A9749E">
      <w:pPr>
        <w:pStyle w:val="ListParagraph"/>
        <w:numPr>
          <w:ilvl w:val="1"/>
          <w:numId w:val="5"/>
        </w:numPr>
        <w:rPr>
          <w:lang w:val="en-IE"/>
        </w:rPr>
      </w:pPr>
      <w:r w:rsidRPr="00A277AD">
        <w:t>Understand model</w:t>
      </w:r>
    </w:p>
    <w:p w14:paraId="7BDEF440" w14:textId="77777777" w:rsidR="00A277AD" w:rsidRPr="00A277AD" w:rsidRDefault="00A277AD" w:rsidP="00A9749E">
      <w:pPr>
        <w:pStyle w:val="ListParagraph"/>
        <w:numPr>
          <w:ilvl w:val="1"/>
          <w:numId w:val="5"/>
        </w:numPr>
        <w:rPr>
          <w:lang w:val="en-IE"/>
        </w:rPr>
      </w:pPr>
      <w:r w:rsidRPr="00A277AD">
        <w:t>Build model and test scenarios</w:t>
      </w:r>
    </w:p>
    <w:p w14:paraId="590E518F" w14:textId="7E20C62D" w:rsidR="00E55C2D" w:rsidRDefault="00E55C2D" w:rsidP="00A9749E">
      <w:pPr>
        <w:pStyle w:val="ListParagraph"/>
        <w:numPr>
          <w:ilvl w:val="0"/>
          <w:numId w:val="5"/>
        </w:numPr>
        <w:spacing w:after="0" w:line="240" w:lineRule="auto"/>
      </w:pPr>
      <w:r>
        <w:t>Activity B –</w:t>
      </w:r>
      <w:r w:rsidR="00A277AD">
        <w:t xml:space="preserve"> continue working in pairs and answer the questions individually</w:t>
      </w:r>
      <w:r>
        <w:t>. Step through each step of the forecast cycle</w:t>
      </w:r>
    </w:p>
    <w:p w14:paraId="31305511" w14:textId="77777777" w:rsidR="00974908" w:rsidRPr="00974908" w:rsidRDefault="00974908" w:rsidP="00A9749E">
      <w:pPr>
        <w:pStyle w:val="ListParagraph"/>
        <w:numPr>
          <w:ilvl w:val="1"/>
          <w:numId w:val="5"/>
        </w:numPr>
        <w:rPr>
          <w:lang w:val="en-IE"/>
        </w:rPr>
      </w:pPr>
      <w:r w:rsidRPr="00974908">
        <w:t>Quantify forecast uncertainty</w:t>
      </w:r>
    </w:p>
    <w:p w14:paraId="263C4571" w14:textId="77777777" w:rsidR="00974908" w:rsidRPr="00974908" w:rsidRDefault="00974908" w:rsidP="00A9749E">
      <w:pPr>
        <w:pStyle w:val="ListParagraph"/>
        <w:numPr>
          <w:ilvl w:val="1"/>
          <w:numId w:val="5"/>
        </w:numPr>
        <w:rPr>
          <w:lang w:val="en-IE"/>
        </w:rPr>
      </w:pPr>
      <w:r w:rsidRPr="00974908">
        <w:t>Generate a forecast of primary productivity for your site</w:t>
      </w:r>
    </w:p>
    <w:p w14:paraId="7140D8D7" w14:textId="77777777" w:rsidR="00974908" w:rsidRPr="00974908" w:rsidRDefault="00974908" w:rsidP="00A9749E">
      <w:pPr>
        <w:pStyle w:val="ListParagraph"/>
        <w:numPr>
          <w:ilvl w:val="1"/>
          <w:numId w:val="5"/>
        </w:numPr>
        <w:rPr>
          <w:lang w:val="en-IE"/>
        </w:rPr>
      </w:pPr>
      <w:r w:rsidRPr="00974908">
        <w:t>Communicate forecast</w:t>
      </w:r>
    </w:p>
    <w:p w14:paraId="5FCB934F" w14:textId="77777777" w:rsidR="00974908" w:rsidRPr="00974908" w:rsidRDefault="00974908" w:rsidP="00A9749E">
      <w:pPr>
        <w:pStyle w:val="ListParagraph"/>
        <w:numPr>
          <w:ilvl w:val="1"/>
          <w:numId w:val="5"/>
        </w:numPr>
        <w:rPr>
          <w:lang w:val="en-IE"/>
        </w:rPr>
      </w:pPr>
      <w:r w:rsidRPr="00974908">
        <w:t>Assess forecast with data</w:t>
      </w:r>
    </w:p>
    <w:p w14:paraId="1FDF2A6C" w14:textId="77777777" w:rsidR="00974908" w:rsidRPr="00974908" w:rsidRDefault="00974908" w:rsidP="00A9749E">
      <w:pPr>
        <w:pStyle w:val="ListParagraph"/>
        <w:numPr>
          <w:ilvl w:val="1"/>
          <w:numId w:val="5"/>
        </w:numPr>
        <w:rPr>
          <w:lang w:val="en-IE"/>
        </w:rPr>
      </w:pPr>
      <w:r w:rsidRPr="00974908">
        <w:t>Update model to improve forecast</w:t>
      </w:r>
    </w:p>
    <w:p w14:paraId="42478AC8" w14:textId="4F6B3A37" w:rsidR="00974908" w:rsidRDefault="00974908" w:rsidP="00A9749E">
      <w:pPr>
        <w:pStyle w:val="ListParagraph"/>
        <w:numPr>
          <w:ilvl w:val="1"/>
          <w:numId w:val="5"/>
        </w:numPr>
        <w:spacing w:after="0" w:line="240" w:lineRule="auto"/>
      </w:pPr>
      <w:r w:rsidRPr="00974908">
        <w:t>Generate the next forecast</w:t>
      </w:r>
    </w:p>
    <w:p w14:paraId="7BCFAED3" w14:textId="3D74858A" w:rsidR="00E55C2D" w:rsidRDefault="00E55C2D" w:rsidP="00A9749E">
      <w:pPr>
        <w:pStyle w:val="ListParagraph"/>
        <w:numPr>
          <w:ilvl w:val="1"/>
          <w:numId w:val="5"/>
        </w:numPr>
        <w:spacing w:after="0" w:line="240" w:lineRule="auto"/>
      </w:pPr>
      <w:r>
        <w:t>At the end of Activity B, regroup as a class and each of the groups present the results from their forecast and how their forecast got better or worse over time</w:t>
      </w:r>
    </w:p>
    <w:p w14:paraId="0E87B5BC" w14:textId="1ACE782B" w:rsidR="00E55C2D" w:rsidRDefault="00E55C2D" w:rsidP="00A9749E">
      <w:pPr>
        <w:pStyle w:val="ListParagraph"/>
        <w:numPr>
          <w:ilvl w:val="0"/>
          <w:numId w:val="5"/>
        </w:numPr>
        <w:spacing w:after="0" w:line="240" w:lineRule="auto"/>
      </w:pPr>
      <w:r>
        <w:t xml:space="preserve">Activity C – if there is time, students can repeat the forecasting activity (Activity B) with a different site. </w:t>
      </w:r>
    </w:p>
    <w:p w14:paraId="7DE4D2F9" w14:textId="3FE2939D" w:rsidR="00E55C2D" w:rsidRDefault="00E55C2D" w:rsidP="00A9749E">
      <w:pPr>
        <w:pStyle w:val="ListParagraph"/>
        <w:numPr>
          <w:ilvl w:val="0"/>
          <w:numId w:val="5"/>
        </w:numPr>
        <w:spacing w:after="0" w:line="240" w:lineRule="auto"/>
      </w:pPr>
      <w:r>
        <w:t>Shiny App</w:t>
      </w:r>
      <w:r w:rsidR="00974908">
        <w:t>:</w:t>
      </w:r>
    </w:p>
    <w:p w14:paraId="596D0176" w14:textId="77777777" w:rsidR="00974908" w:rsidRPr="00974908" w:rsidRDefault="00974908" w:rsidP="00A9749E">
      <w:pPr>
        <w:pStyle w:val="ListParagraph"/>
        <w:numPr>
          <w:ilvl w:val="1"/>
          <w:numId w:val="5"/>
        </w:numPr>
        <w:rPr>
          <w:lang w:val="en-IE"/>
        </w:rPr>
      </w:pPr>
      <w:r w:rsidRPr="00974908">
        <w:rPr>
          <w:lang w:val="en-IE"/>
        </w:rPr>
        <w:t xml:space="preserve">The module can be accessed at: </w:t>
      </w:r>
      <w:hyperlink r:id="rId9" w:history="1">
        <w:r w:rsidRPr="00974908">
          <w:rPr>
            <w:rStyle w:val="Hyperlink"/>
            <w:lang w:val="en-IE"/>
          </w:rPr>
          <w:t>https://macrosystemseddie.shinyapps.io/module5/</w:t>
        </w:r>
      </w:hyperlink>
    </w:p>
    <w:p w14:paraId="45DDE628" w14:textId="76A1FCEE" w:rsidR="00974908" w:rsidRPr="00974908" w:rsidRDefault="00974908" w:rsidP="00A9749E">
      <w:pPr>
        <w:pStyle w:val="ListParagraph"/>
        <w:numPr>
          <w:ilvl w:val="1"/>
          <w:numId w:val="5"/>
        </w:numPr>
        <w:rPr>
          <w:lang w:val="en-IE"/>
        </w:rPr>
      </w:pPr>
      <w:r w:rsidRPr="00974908">
        <w:rPr>
          <w:lang w:val="en-IE"/>
        </w:rPr>
        <w:t xml:space="preserve">This is an interactive webpage </w:t>
      </w:r>
      <w:r w:rsidRPr="00974908">
        <w:t>built using R</w:t>
      </w:r>
      <w:r>
        <w:t xml:space="preserve"> code</w:t>
      </w:r>
    </w:p>
    <w:p w14:paraId="7245C09A" w14:textId="7352F39A" w:rsidR="00974908" w:rsidRPr="00974908" w:rsidRDefault="00974908" w:rsidP="00A9749E">
      <w:pPr>
        <w:pStyle w:val="ListParagraph"/>
        <w:numPr>
          <w:ilvl w:val="1"/>
          <w:numId w:val="5"/>
        </w:numPr>
        <w:rPr>
          <w:lang w:val="en-IE"/>
        </w:rPr>
      </w:pPr>
      <w:r w:rsidRPr="00974908">
        <w:t>It has interactive plots and options embedded which allow you to build your own personal model, visualize and explore the data, and answer questions</w:t>
      </w:r>
    </w:p>
    <w:p w14:paraId="0C392ED8" w14:textId="2A8C0207" w:rsidR="00E55C2D" w:rsidRDefault="00E55C2D" w:rsidP="00A9749E">
      <w:pPr>
        <w:pStyle w:val="ListParagraph"/>
        <w:numPr>
          <w:ilvl w:val="0"/>
          <w:numId w:val="5"/>
        </w:numPr>
        <w:spacing w:after="0" w:line="240" w:lineRule="auto"/>
      </w:pPr>
      <w:r>
        <w:lastRenderedPageBreak/>
        <w:t>Overview slide for the day (Will require instructor edits if adapting for different class lengths!)</w:t>
      </w:r>
    </w:p>
    <w:p w14:paraId="583697D7" w14:textId="67058EC2" w:rsidR="008C4CC0" w:rsidRDefault="008C4CC0" w:rsidP="00A9749E">
      <w:pPr>
        <w:pStyle w:val="ListParagraph"/>
        <w:numPr>
          <w:ilvl w:val="1"/>
          <w:numId w:val="5"/>
        </w:numPr>
        <w:spacing w:after="0" w:line="240" w:lineRule="auto"/>
      </w:pPr>
      <w:r>
        <w:t>2 classes (1:15 -1:30 in length), completion of Activity A in class 1 and Activity B in class 2</w:t>
      </w:r>
    </w:p>
    <w:p w14:paraId="439B2E56" w14:textId="26EB3A55" w:rsidR="008C4CC0" w:rsidRDefault="008C4CC0" w:rsidP="00A9749E">
      <w:pPr>
        <w:pStyle w:val="ListParagraph"/>
        <w:numPr>
          <w:ilvl w:val="1"/>
          <w:numId w:val="5"/>
        </w:numPr>
        <w:spacing w:after="0" w:line="240" w:lineRule="auto"/>
      </w:pPr>
      <w:r>
        <w:t>1 class (3:00 in length), Activity A - 45mins, 5min break, Activity B – 45 mins followed by 15 min presentation/discussion of each groups results</w:t>
      </w:r>
    </w:p>
    <w:p w14:paraId="292987C0" w14:textId="182806ED" w:rsidR="008C4CC0" w:rsidRDefault="008C4CC0" w:rsidP="00A9749E">
      <w:pPr>
        <w:pStyle w:val="ListParagraph"/>
        <w:numPr>
          <w:ilvl w:val="0"/>
          <w:numId w:val="5"/>
        </w:numPr>
        <w:spacing w:after="0" w:line="240" w:lineRule="auto"/>
      </w:pPr>
      <w:r>
        <w:t>Saving &amp; resuming progress in the Shiny app.</w:t>
      </w:r>
    </w:p>
    <w:p w14:paraId="4F23F597" w14:textId="77777777" w:rsidR="008C4CC0" w:rsidRDefault="008C4CC0" w:rsidP="00A9749E">
      <w:pPr>
        <w:pStyle w:val="ListParagraph"/>
        <w:numPr>
          <w:ilvl w:val="0"/>
          <w:numId w:val="5"/>
        </w:numPr>
        <w:spacing w:after="0" w:line="240" w:lineRule="auto"/>
      </w:pPr>
      <w:r>
        <w:t xml:space="preserve">Generating the student report. </w:t>
      </w:r>
    </w:p>
    <w:p w14:paraId="31809FBC" w14:textId="49FA5B31" w:rsidR="008C4CC0" w:rsidRDefault="008C4CC0" w:rsidP="00A9749E">
      <w:pPr>
        <w:pStyle w:val="ListParagraph"/>
        <w:numPr>
          <w:ilvl w:val="1"/>
          <w:numId w:val="5"/>
        </w:numPr>
        <w:spacing w:after="0" w:line="240" w:lineRule="auto"/>
      </w:pPr>
      <w:r>
        <w:t>Stop the presentation here and navigate to the Shiny App</w:t>
      </w:r>
      <w:r w:rsidR="00D35BE3">
        <w:t xml:space="preserve"> while screen sharing.</w:t>
      </w:r>
    </w:p>
    <w:p w14:paraId="529E70E3" w14:textId="60F0D54B" w:rsidR="008C4CC0" w:rsidRDefault="008C4CC0" w:rsidP="00A9749E">
      <w:pPr>
        <w:pStyle w:val="ListParagraph"/>
        <w:numPr>
          <w:ilvl w:val="1"/>
          <w:numId w:val="5"/>
        </w:numPr>
        <w:spacing w:after="0" w:line="240" w:lineRule="auto"/>
      </w:pPr>
      <w:r>
        <w:t>Briefly demonstrate how to navigate between Activity Tabs and objective tabs within each Activity</w:t>
      </w:r>
      <w:r w:rsidR="00D35BE3">
        <w:t>.</w:t>
      </w:r>
    </w:p>
    <w:p w14:paraId="4BECE562" w14:textId="7F7D333B" w:rsidR="008C4CC0" w:rsidRDefault="008C4CC0" w:rsidP="00A9749E">
      <w:pPr>
        <w:pStyle w:val="ListParagraph"/>
        <w:numPr>
          <w:ilvl w:val="1"/>
          <w:numId w:val="5"/>
        </w:numPr>
        <w:spacing w:after="0" w:line="240" w:lineRule="auto"/>
      </w:pPr>
      <w:r>
        <w:t>Demonstrate the buttons regarding saving your progress and resuming your progress and the “Generate Report” feature.</w:t>
      </w:r>
    </w:p>
    <w:p w14:paraId="01235E91" w14:textId="20CC9E30" w:rsidR="008C4CC0" w:rsidRDefault="008C4CC0" w:rsidP="00A9749E">
      <w:pPr>
        <w:pStyle w:val="ListParagraph"/>
        <w:numPr>
          <w:ilvl w:val="1"/>
          <w:numId w:val="5"/>
        </w:numPr>
        <w:spacing w:after="0" w:line="240" w:lineRule="auto"/>
      </w:pPr>
      <w:r>
        <w:t>Make sure to emphasize to students to read through the text carefully</w:t>
      </w:r>
      <w:r w:rsidR="00D35BE3">
        <w:t xml:space="preserve"> as there are instructions there if they get confused. Also encourage them to feel free to ask questions if they don’t understand what to do.</w:t>
      </w:r>
    </w:p>
    <w:p w14:paraId="64DD6AD5" w14:textId="0C60B907" w:rsidR="00D35BE3" w:rsidRDefault="00D35BE3" w:rsidP="00A9749E">
      <w:pPr>
        <w:pStyle w:val="ListParagraph"/>
        <w:numPr>
          <w:ilvl w:val="1"/>
          <w:numId w:val="5"/>
        </w:numPr>
        <w:spacing w:after="0" w:line="240" w:lineRule="auto"/>
      </w:pPr>
      <w:r>
        <w:t xml:space="preserve">At this point send the students into breakout rooms of </w:t>
      </w:r>
      <w:r w:rsidR="002D6191">
        <w:t>~</w:t>
      </w:r>
      <w:r>
        <w:t>4</w:t>
      </w:r>
      <w:r w:rsidR="002D6191">
        <w:t xml:space="preserve"> (2 pairs each)</w:t>
      </w:r>
      <w:r>
        <w:t xml:space="preserve"> and let them get started on the Shiny App.</w:t>
      </w:r>
    </w:p>
    <w:p w14:paraId="4D98346A" w14:textId="0E6B68BA" w:rsidR="002D6191" w:rsidRDefault="002D6191" w:rsidP="00A9749E">
      <w:pPr>
        <w:pStyle w:val="ListParagraph"/>
        <w:numPr>
          <w:ilvl w:val="1"/>
          <w:numId w:val="5"/>
        </w:numPr>
        <w:spacing w:after="0" w:line="240" w:lineRule="auto"/>
      </w:pPr>
      <w:r>
        <w:t>Identify if the saved report will be submitted as an assignment</w:t>
      </w:r>
      <w:r w:rsidR="005536A0">
        <w:t xml:space="preserve"> and which app questions need to be completed as part of the activity.</w:t>
      </w:r>
    </w:p>
    <w:p w14:paraId="7BC1932D" w14:textId="49D0B9A7" w:rsidR="00076A00" w:rsidRDefault="00076A00" w:rsidP="00076A00">
      <w:pPr>
        <w:pStyle w:val="Heading1"/>
      </w:pPr>
      <w:r>
        <w:t>Module Overview</w:t>
      </w:r>
    </w:p>
    <w:p w14:paraId="676F1F8C" w14:textId="21D049F4" w:rsidR="00076A00" w:rsidRPr="00076A00" w:rsidRDefault="00076A00" w:rsidP="00076A00">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7575E603" w14:textId="5705AC12" w:rsidR="00D35BE3" w:rsidRDefault="00D35BE3" w:rsidP="00D35BE3">
      <w:pPr>
        <w:pStyle w:val="Heading1"/>
      </w:pPr>
      <w:r>
        <w:t>Introduction</w:t>
      </w:r>
    </w:p>
    <w:p w14:paraId="747656C3" w14:textId="693969F7" w:rsidR="00F901FD" w:rsidRDefault="00F901FD" w:rsidP="00D35BE3">
      <w:r>
        <w:t xml:space="preserve">The introduction outlines the workflow for the </w:t>
      </w:r>
      <w:r w:rsidR="007C6065">
        <w:t>module</w:t>
      </w:r>
      <w:r>
        <w:t xml:space="preserve"> and students can input their name and student </w:t>
      </w:r>
      <w:r w:rsidR="0015520D">
        <w:t xml:space="preserve">ID </w:t>
      </w:r>
      <w:r>
        <w:t xml:space="preserve">number into the text boxes and answer </w:t>
      </w:r>
      <w:r w:rsidR="004F17D5">
        <w:t xml:space="preserve">Questions 1-3 (hereafter, denoted as </w:t>
      </w:r>
      <w:r>
        <w:t>Q1-3</w:t>
      </w:r>
      <w:r w:rsidR="004F17D5">
        <w:t>)</w:t>
      </w:r>
      <w:r>
        <w:t>.</w:t>
      </w:r>
      <w:r w:rsidR="00DD3054">
        <w:t xml:space="preserve"> This is also where they will return to resume their progress if they do not complete </w:t>
      </w:r>
      <w:r w:rsidR="0015520D">
        <w:t xml:space="preserve">the module </w:t>
      </w:r>
      <w:r w:rsidR="00DD3054">
        <w:t xml:space="preserve">in one session </w:t>
      </w:r>
      <w:r w:rsidR="00BD536F">
        <w:t>and</w:t>
      </w:r>
      <w:r w:rsidR="00DD3054">
        <w:t xml:space="preserve"> </w:t>
      </w:r>
      <w:r w:rsidR="0015520D">
        <w:t>where they</w:t>
      </w:r>
      <w:r w:rsidR="00DD3054">
        <w:t xml:space="preserve"> </w:t>
      </w:r>
      <w:r w:rsidR="00ED43CF">
        <w:t xml:space="preserve">will </w:t>
      </w:r>
      <w:r w:rsidR="00DD3054">
        <w:t>generate the student report at the end when they have completed the necessary activities.</w:t>
      </w:r>
    </w:p>
    <w:p w14:paraId="35CCD81F" w14:textId="7F28FA94" w:rsidR="00F901FD" w:rsidRDefault="00F901FD" w:rsidP="00F901FD">
      <w:pPr>
        <w:pStyle w:val="Heading1"/>
      </w:pPr>
      <w:r>
        <w:t>Exploration</w:t>
      </w:r>
    </w:p>
    <w:p w14:paraId="6221ECEF" w14:textId="2B8BFC21" w:rsidR="00F901FD" w:rsidRPr="00F901FD" w:rsidRDefault="00F901FD" w:rsidP="00F901FD">
      <w:r>
        <w:t xml:space="preserve">Exploration allows the students to explore </w:t>
      </w:r>
      <w:r w:rsidR="00D71A7B">
        <w:t>an actual ecological forecast. The</w:t>
      </w:r>
      <w:r w:rsidR="00076A00">
        <w:t>y</w:t>
      </w:r>
      <w:r w:rsidR="00D71A7B">
        <w:t xml:space="preserve"> will answer Q4a-d about their chosen forecast</w:t>
      </w:r>
      <w:r w:rsidR="00076A00">
        <w:t xml:space="preserve"> based on the different visualizations and displays of uncertainty</w:t>
      </w:r>
      <w:r w:rsidR="00D71A7B">
        <w:t>.</w:t>
      </w:r>
    </w:p>
    <w:p w14:paraId="1ACAFEF8" w14:textId="56A86D18" w:rsidR="00BA238C" w:rsidRPr="008A4BAB" w:rsidRDefault="00BA238C" w:rsidP="00434DE9">
      <w:pPr>
        <w:pStyle w:val="Heading1"/>
        <w:contextualSpacing/>
      </w:pPr>
      <w:r w:rsidRPr="008A4BAB">
        <w:t>Activity A:</w:t>
      </w:r>
      <w:r w:rsidRPr="002B112E">
        <w:t xml:space="preserve"> </w:t>
      </w:r>
      <w:r w:rsidR="00D35BE3" w:rsidRPr="00D35BE3">
        <w:t>Visualize data from a selected NEON site</w:t>
      </w:r>
    </w:p>
    <w:p w14:paraId="37F95076" w14:textId="77777777" w:rsidR="003128D2" w:rsidRDefault="005B34DA" w:rsidP="003128D2">
      <w:pPr>
        <w:contextualSpacing/>
      </w:pPr>
      <w:r>
        <w:t>Activity A challenges the students to</w:t>
      </w:r>
      <w:r w:rsidR="003128D2">
        <w:t xml:space="preserve"> explore the data at a NEON site, explore variable relationships and construct a model to simulate primary productivity (chlorophyll-a concentrations).</w:t>
      </w:r>
    </w:p>
    <w:p w14:paraId="78A42BF5" w14:textId="3EDEF6D8" w:rsidR="00BA238C" w:rsidRDefault="00BA238C" w:rsidP="003128D2">
      <w:pPr>
        <w:contextualSpacing/>
      </w:pPr>
      <w:r w:rsidRPr="00F763FD">
        <w:rPr>
          <w:b/>
        </w:rPr>
        <w:t xml:space="preserve">Important: Tell the students to read through the detailed </w:t>
      </w:r>
      <w:r w:rsidR="003128D2">
        <w:rPr>
          <w:b/>
        </w:rPr>
        <w:t>text in each section as this will explain what is happening within each objective.</w:t>
      </w:r>
      <w:r>
        <w:t xml:space="preserve"> </w:t>
      </w:r>
    </w:p>
    <w:p w14:paraId="3CA4005C" w14:textId="77777777" w:rsidR="005B34DA" w:rsidRDefault="005B34DA" w:rsidP="00434DE9">
      <w:pPr>
        <w:contextualSpacing/>
      </w:pPr>
    </w:p>
    <w:p w14:paraId="1F882F84" w14:textId="66D465E6" w:rsidR="005B34DA" w:rsidRPr="001D2F32" w:rsidRDefault="005B34DA" w:rsidP="005B34DA">
      <w:pPr>
        <w:pStyle w:val="Heading2"/>
        <w:numPr>
          <w:ilvl w:val="0"/>
          <w:numId w:val="0"/>
        </w:numPr>
      </w:pPr>
      <w:r w:rsidRPr="001D2F32">
        <w:lastRenderedPageBreak/>
        <w:t xml:space="preserve">Common stumbling blocks for Activity </w:t>
      </w:r>
      <w:r>
        <w:t xml:space="preserve">A </w:t>
      </w:r>
      <w:r w:rsidRPr="001D2F32">
        <w:t>in</w:t>
      </w:r>
      <w:r>
        <w:t>clude</w:t>
      </w:r>
      <w:r w:rsidRPr="001D2F32">
        <w:t>:</w:t>
      </w:r>
    </w:p>
    <w:p w14:paraId="5983F64B" w14:textId="334C1F3D" w:rsidR="00C8553A" w:rsidRDefault="000702D6" w:rsidP="00A9749E">
      <w:pPr>
        <w:pStyle w:val="ListParagraph"/>
        <w:numPr>
          <w:ilvl w:val="0"/>
          <w:numId w:val="7"/>
        </w:numPr>
        <w:spacing w:after="0" w:line="240" w:lineRule="auto"/>
      </w:pPr>
      <w:r>
        <w:t>For Q6, students might get confused about how to calculate the mean, minimum</w:t>
      </w:r>
      <w:r w:rsidR="005536A0">
        <w:t>,</w:t>
      </w:r>
      <w:r>
        <w:t xml:space="preserve"> and maximum</w:t>
      </w:r>
      <w:r w:rsidR="00E25300">
        <w:t xml:space="preserve"> values</w:t>
      </w:r>
      <w:r w:rsidR="00471771">
        <w:t xml:space="preserve"> for each of the different variables</w:t>
      </w:r>
      <w:r>
        <w:t xml:space="preserve">. There are two selection options at the top of the </w:t>
      </w:r>
      <w:proofErr w:type="spellStart"/>
      <w:r>
        <w:t>Plotly</w:t>
      </w:r>
      <w:proofErr w:type="spellEnd"/>
      <w:r>
        <w:t xml:space="preserve"> </w:t>
      </w:r>
      <w:r w:rsidR="00471771">
        <w:t>figure visualization</w:t>
      </w:r>
      <w:r>
        <w:t>: “Box Select” and “Lasso Select</w:t>
      </w:r>
      <w:r w:rsidR="0047534D">
        <w:t>.</w:t>
      </w:r>
      <w:r>
        <w:t>” After selecting these tools, students will need to highlight points in the plot and then select the calculation in the “Calculate Statistics” section.</w:t>
      </w:r>
    </w:p>
    <w:p w14:paraId="56D02400" w14:textId="41E67B4B" w:rsidR="00BA238C" w:rsidRDefault="000702D6" w:rsidP="00A9749E">
      <w:pPr>
        <w:pStyle w:val="ListParagraph"/>
        <w:numPr>
          <w:ilvl w:val="0"/>
          <w:numId w:val="6"/>
        </w:numPr>
        <w:spacing w:after="0" w:line="240" w:lineRule="auto"/>
      </w:pPr>
      <w:r>
        <w:t>For Q7, students might not understand clearly what is meant by “Relationship”. Explain that if there is a positive relationship, both variables increase</w:t>
      </w:r>
      <w:r w:rsidR="00471771">
        <w:t>. In</w:t>
      </w:r>
      <w:r>
        <w:t xml:space="preserve"> a negative relationship</w:t>
      </w:r>
      <w:r w:rsidR="00471771">
        <w:t>,</w:t>
      </w:r>
      <w:r>
        <w:t xml:space="preserve"> </w:t>
      </w:r>
      <w:r w:rsidR="00471771">
        <w:t>an</w:t>
      </w:r>
      <w:r>
        <w:t xml:space="preserve"> increase in one variable causes a decrease in the other</w:t>
      </w:r>
      <w:r w:rsidR="00471771">
        <w:t>,</w:t>
      </w:r>
      <w:r>
        <w:t xml:space="preserve"> and </w:t>
      </w:r>
      <w:r w:rsidR="00471771">
        <w:t xml:space="preserve">if there is </w:t>
      </w:r>
      <w:r>
        <w:t>no relationship</w:t>
      </w:r>
      <w:r w:rsidR="00471771">
        <w:t xml:space="preserve">, there would be </w:t>
      </w:r>
      <w:r>
        <w:t>no discernible pattern</w:t>
      </w:r>
      <w:r w:rsidR="00471771">
        <w:t xml:space="preserve"> in the two variables</w:t>
      </w:r>
      <w:r>
        <w:t xml:space="preserve">. Emphasize that variable relationships can also </w:t>
      </w:r>
      <w:r w:rsidR="00471771">
        <w:t xml:space="preserve">sometimes </w:t>
      </w:r>
      <w:r>
        <w:t>be more nuanced</w:t>
      </w:r>
      <w:r w:rsidR="00471771">
        <w:t>,</w:t>
      </w:r>
      <w:r>
        <w:t xml:space="preserve"> e.g. “high concentrations of chlorophyll-a only </w:t>
      </w:r>
      <w:r w:rsidR="00471771">
        <w:t xml:space="preserve">increase </w:t>
      </w:r>
      <w:r>
        <w:t xml:space="preserve">when surface temperatures are </w:t>
      </w:r>
      <w:r w:rsidR="00471771">
        <w:t>above some threshold.</w:t>
      </w:r>
      <w:r w:rsidR="00634BBC">
        <w:t>”</w:t>
      </w:r>
    </w:p>
    <w:p w14:paraId="01279506" w14:textId="2E187B0B" w:rsidR="00634BBC" w:rsidRDefault="00634BBC" w:rsidP="00A9749E">
      <w:pPr>
        <w:pStyle w:val="ListParagraph"/>
        <w:numPr>
          <w:ilvl w:val="0"/>
          <w:numId w:val="6"/>
        </w:numPr>
        <w:spacing w:after="0" w:line="240" w:lineRule="auto"/>
      </w:pPr>
      <w:r>
        <w:t xml:space="preserve">For Q8, students might not know what is meant by </w:t>
      </w:r>
      <w:r w:rsidR="00471771">
        <w:t>"</w:t>
      </w:r>
      <w:r>
        <w:t>other relationships.</w:t>
      </w:r>
      <w:r w:rsidR="00471771">
        <w:t>"</w:t>
      </w:r>
      <w:r>
        <w:t xml:space="preserve"> Stress that</w:t>
      </w:r>
      <w:r w:rsidR="0047534D">
        <w:t xml:space="preserve"> this exercise should be focused</w:t>
      </w:r>
      <w:r>
        <w:t xml:space="preserve"> </w:t>
      </w:r>
      <w:r w:rsidR="0047534D">
        <w:t>on</w:t>
      </w:r>
      <w:r>
        <w:t xml:space="preserve"> </w:t>
      </w:r>
      <w:r w:rsidR="0047534D">
        <w:t>pairwise comparisons of</w:t>
      </w:r>
      <w:r>
        <w:t xml:space="preserve"> the other variables</w:t>
      </w:r>
      <w:r w:rsidR="0047534D">
        <w:t xml:space="preserve"> (</w:t>
      </w:r>
      <w:r w:rsidR="0047534D">
        <w:rPr>
          <w:b/>
          <w:bCs/>
        </w:rPr>
        <w:t>NOT</w:t>
      </w:r>
      <w:r w:rsidR="0047534D">
        <w:t xml:space="preserve"> chlorophyll-a) to see if any relationships exist.</w:t>
      </w:r>
      <w:r>
        <w:t xml:space="preserve">  A good example is </w:t>
      </w:r>
      <w:r w:rsidR="0047534D">
        <w:t xml:space="preserve">shortwave </w:t>
      </w:r>
      <w:r w:rsidR="00974908">
        <w:t>radiation</w:t>
      </w:r>
      <w:r>
        <w:t xml:space="preserve"> and underwater PAR</w:t>
      </w:r>
      <w:r w:rsidR="00471771">
        <w:t xml:space="preserve">: if you plot these two variables, </w:t>
      </w:r>
      <w:r w:rsidR="00974908">
        <w:t>there will be a positive relationship between them</w:t>
      </w:r>
      <w:r w:rsidR="0047534D">
        <w:t>;</w:t>
      </w:r>
      <w:r w:rsidR="00974908">
        <w:t xml:space="preserve"> a similar trend </w:t>
      </w:r>
      <w:r w:rsidR="0047534D">
        <w:t>can be found</w:t>
      </w:r>
      <w:r w:rsidR="00974908">
        <w:t xml:space="preserve"> between air temperature and surface water temperature. These relationships will be revisited when they convert weather forecasts of air temperature and shortwave radiation in Objective 6.</w:t>
      </w:r>
    </w:p>
    <w:p w14:paraId="071E7826" w14:textId="4F9AE388" w:rsidR="00634BBC" w:rsidRDefault="00634BBC" w:rsidP="00A9749E">
      <w:pPr>
        <w:pStyle w:val="ListParagraph"/>
        <w:numPr>
          <w:ilvl w:val="0"/>
          <w:numId w:val="6"/>
        </w:numPr>
        <w:spacing w:after="0" w:line="240" w:lineRule="auto"/>
      </w:pPr>
      <w:r>
        <w:t xml:space="preserve">In </w:t>
      </w:r>
      <w:r w:rsidR="00471771">
        <w:t>O</w:t>
      </w:r>
      <w:r>
        <w:t>bjective 4</w:t>
      </w:r>
      <w:r w:rsidR="00471771">
        <w:t>,</w:t>
      </w:r>
      <w:r>
        <w:t xml:space="preserve"> students might skim past the “What is a Model?” section. Encourage students to slow down and read through the text and to scroll through the slides to gain a better understanding of how an ecological model is built.</w:t>
      </w:r>
    </w:p>
    <w:p w14:paraId="65876BE9" w14:textId="253628D1" w:rsidR="00634BBC" w:rsidRDefault="00E9298D" w:rsidP="00A9749E">
      <w:pPr>
        <w:pStyle w:val="ListParagraph"/>
        <w:numPr>
          <w:ilvl w:val="0"/>
          <w:numId w:val="6"/>
        </w:numPr>
        <w:spacing w:after="0" w:line="240" w:lineRule="auto"/>
      </w:pPr>
      <w:r>
        <w:t xml:space="preserve">In </w:t>
      </w:r>
      <w:r w:rsidR="00471771">
        <w:t>O</w:t>
      </w:r>
      <w:r>
        <w:t>bjective 5, students may get confused by the Model States and the Primary Productivity</w:t>
      </w:r>
      <w:r w:rsidR="00471771">
        <w:t xml:space="preserve"> </w:t>
      </w:r>
      <w:r w:rsidR="00974908">
        <w:t>plot panels</w:t>
      </w:r>
      <w:r>
        <w:t xml:space="preserve">. Make sure to state that </w:t>
      </w:r>
      <w:r w:rsidR="00471771">
        <w:t xml:space="preserve">the goal of this is activity is </w:t>
      </w:r>
      <w:r>
        <w:t>to calibrate their model (i.e. get their model to replicate observations) for primary productivity.</w:t>
      </w:r>
    </w:p>
    <w:p w14:paraId="5EE3D919" w14:textId="3AB2C471" w:rsidR="002C271E" w:rsidRDefault="002C271E" w:rsidP="00A9749E">
      <w:pPr>
        <w:pStyle w:val="ListParagraph"/>
        <w:numPr>
          <w:ilvl w:val="1"/>
          <w:numId w:val="6"/>
        </w:numPr>
        <w:spacing w:after="0" w:line="240" w:lineRule="auto"/>
      </w:pPr>
      <w:r>
        <w:t>Encourage students not to spend too long on each question, remind them that this a relatively simple model</w:t>
      </w:r>
      <w:r w:rsidR="00471771">
        <w:t>,</w:t>
      </w:r>
      <w:r>
        <w:t xml:space="preserve"> so focus on getting the model to simulate concentrations</w:t>
      </w:r>
      <w:r w:rsidR="00CF5DDD">
        <w:t xml:space="preserve"> around the average observed values</w:t>
      </w:r>
      <w:r w:rsidR="00471771">
        <w:t>, not perfectly recreate the data's patterns. After 5-10 minutes, encourage them to move on from the model calibration to the next activity.</w:t>
      </w:r>
    </w:p>
    <w:p w14:paraId="04802E90" w14:textId="4EDB73AA" w:rsidR="00974908" w:rsidRDefault="00974908" w:rsidP="00A9749E">
      <w:pPr>
        <w:pStyle w:val="ListParagraph"/>
        <w:numPr>
          <w:ilvl w:val="1"/>
          <w:numId w:val="6"/>
        </w:numPr>
        <w:spacing w:after="0" w:line="240" w:lineRule="auto"/>
      </w:pPr>
      <w:r>
        <w:t xml:space="preserve">To save their parameters the students will need to select a row in the data table and </w:t>
      </w:r>
      <w:r>
        <w:rPr>
          <w:b/>
          <w:bCs/>
        </w:rPr>
        <w:t>THEN</w:t>
      </w:r>
      <w:r>
        <w:t xml:space="preserve"> then click the “Run Model” button. They will need to do this for Q12-15.</w:t>
      </w:r>
    </w:p>
    <w:p w14:paraId="0A020119" w14:textId="0BCC4A88" w:rsidR="00434DE9" w:rsidRDefault="0040772A" w:rsidP="00A9749E">
      <w:pPr>
        <w:pStyle w:val="ListParagraph"/>
        <w:numPr>
          <w:ilvl w:val="1"/>
          <w:numId w:val="6"/>
        </w:numPr>
        <w:spacing w:after="0" w:line="240" w:lineRule="auto"/>
      </w:pPr>
      <w:r>
        <w:t xml:space="preserve">Sometimes students move through this exercise quickly and forget to save their parameters. </w:t>
      </w:r>
    </w:p>
    <w:p w14:paraId="362F7F1E" w14:textId="1B1B6283" w:rsidR="009A51EE" w:rsidRDefault="00BA238C" w:rsidP="00434DE9">
      <w:pPr>
        <w:contextualSpacing/>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 When they are don</w:t>
      </w:r>
      <w:r w:rsidR="005B34DA">
        <w:t>e with Activity A,</w:t>
      </w:r>
      <w:r w:rsidR="009A51EE">
        <w:t xml:space="preserve"> they should have a filled parameter table</w:t>
      </w:r>
      <w:r w:rsidR="00307E58">
        <w:t xml:space="preserve"> Q12-15. The </w:t>
      </w:r>
      <w:r w:rsidR="00353F9E">
        <w:t>model settings</w:t>
      </w:r>
      <w:r w:rsidR="00307E58">
        <w:t xml:space="preserve"> in Q15 will be used</w:t>
      </w:r>
      <w:r w:rsidR="009A51EE">
        <w:t xml:space="preserve"> </w:t>
      </w:r>
      <w:r w:rsidR="00353F9E">
        <w:t>in Objective 7.</w:t>
      </w:r>
    </w:p>
    <w:p w14:paraId="049EEF38" w14:textId="234C4736" w:rsidR="00353F9E" w:rsidRDefault="00353F9E" w:rsidP="00434DE9">
      <w:pPr>
        <w:contextualSpacing/>
      </w:pPr>
      <w:r>
        <w:t>They should also have a saved plot with observations with their “best-fit” model setting (used in Q15)</w:t>
      </w:r>
      <w:r w:rsidR="009C5FF5">
        <w:t xml:space="preserve"> </w:t>
      </w:r>
      <w:r w:rsidR="00574851">
        <w:t>before moving onto Activity B</w:t>
      </w:r>
      <w:r>
        <w:t>.</w:t>
      </w:r>
    </w:p>
    <w:p w14:paraId="79095394" w14:textId="692B03E6" w:rsidR="00BA238C" w:rsidRPr="002D5135" w:rsidRDefault="00BA238C" w:rsidP="00434DE9">
      <w:pPr>
        <w:pStyle w:val="Heading1"/>
        <w:contextualSpacing/>
      </w:pPr>
      <w:r w:rsidRPr="008A4BAB">
        <w:t>Activity B:</w:t>
      </w:r>
      <w:r w:rsidRPr="002B112E">
        <w:t xml:space="preserve"> </w:t>
      </w:r>
      <w:r w:rsidR="00D35BE3" w:rsidRPr="00D35BE3">
        <w:t>Generate a forecast and work through the forecast cycle</w:t>
      </w:r>
    </w:p>
    <w:p w14:paraId="35D8C1B6" w14:textId="77777777" w:rsidR="006747C3" w:rsidRPr="006747C3" w:rsidRDefault="006747C3" w:rsidP="006747C3">
      <w:pPr>
        <w:spacing w:after="0"/>
        <w:rPr>
          <w:sz w:val="8"/>
          <w:szCs w:val="8"/>
        </w:rPr>
      </w:pPr>
    </w:p>
    <w:p w14:paraId="521CF242" w14:textId="4054AD79" w:rsidR="00CB7748" w:rsidRDefault="00BA238C" w:rsidP="00434DE9">
      <w:pPr>
        <w:contextualSpacing/>
      </w:pPr>
      <w:r>
        <w:lastRenderedPageBreak/>
        <w:t>At this point,</w:t>
      </w:r>
      <w:r w:rsidR="00CB7748">
        <w:t xml:space="preserve"> students will now work through the different stages of the forecast cycle using the model they have built from Objective 5. Through these steps, they will gain further understanding of how the parameters and initial conditions can affect model performance.</w:t>
      </w:r>
    </w:p>
    <w:p w14:paraId="0B8FC00B" w14:textId="77777777" w:rsidR="00574851" w:rsidRDefault="00574851" w:rsidP="00434DE9">
      <w:pPr>
        <w:contextualSpacing/>
      </w:pPr>
    </w:p>
    <w:p w14:paraId="5E4DF6D2" w14:textId="78A0BF4A" w:rsidR="00CB7748" w:rsidRDefault="00CB7748" w:rsidP="00434DE9">
      <w:pPr>
        <w:contextualSpacing/>
      </w:pPr>
      <w:r>
        <w:t>If you are continuing from a previous lesson it is good to show the students how to reload the data into the app through uploading the “.</w:t>
      </w:r>
      <w:proofErr w:type="spellStart"/>
      <w:r>
        <w:t>rds</w:t>
      </w:r>
      <w:proofErr w:type="spellEnd"/>
      <w:r>
        <w:t>” file and then clicking through the objective tabs 1-5 and checking if their values are updated.</w:t>
      </w:r>
      <w:r w:rsidR="00574851">
        <w:t xml:space="preserve"> </w:t>
      </w:r>
      <w:r>
        <w:t>If students have lost their “.</w:t>
      </w:r>
      <w:proofErr w:type="spellStart"/>
      <w:r>
        <w:t>rds</w:t>
      </w:r>
      <w:proofErr w:type="spellEnd"/>
      <w:r>
        <w:t xml:space="preserve">” </w:t>
      </w:r>
      <w:r w:rsidR="00BD536F">
        <w:t>file,</w:t>
      </w:r>
      <w:r>
        <w:t xml:space="preserve"> then you can share with them the solution files included in the ZIP folder for their chosen lake</w:t>
      </w:r>
      <w:r w:rsidR="00574851">
        <w:t>:</w:t>
      </w:r>
      <w:r>
        <w:t xml:space="preserve"> e.g. “module5_answers_SUGG.rds”</w:t>
      </w:r>
      <w:r w:rsidR="00574851">
        <w:t xml:space="preserve"> for Lake Suggs</w:t>
      </w:r>
      <w:r>
        <w:t xml:space="preserve"> via email. This will only update the parameter table in Objective 5 so it will be up to the student</w:t>
      </w:r>
      <w:r w:rsidR="00835998">
        <w:t xml:space="preserve"> to re-input all the answers to the questions.</w:t>
      </w:r>
    </w:p>
    <w:p w14:paraId="62E617B6" w14:textId="77777777" w:rsidR="00B444C2" w:rsidRDefault="00B444C2" w:rsidP="00434DE9">
      <w:pPr>
        <w:contextualSpacing/>
        <w:rPr>
          <w:b/>
        </w:rPr>
      </w:pPr>
    </w:p>
    <w:p w14:paraId="5E29DBF8" w14:textId="7D7DF52A" w:rsidR="00BA238C" w:rsidRDefault="00BA238C" w:rsidP="00434DE9">
      <w:pPr>
        <w:contextualSpacing/>
      </w:pPr>
      <w:r>
        <w:t xml:space="preserve">At the end of Activity B, spend some time going around the classroom </w:t>
      </w:r>
      <w:r w:rsidR="006B3839">
        <w:t xml:space="preserve">(in person or virtually) </w:t>
      </w:r>
      <w:r>
        <w:t>so that each student pair can show</w:t>
      </w:r>
      <w:r w:rsidR="000414B3">
        <w:t xml:space="preserve"> their initial forecast, updated forecast</w:t>
      </w:r>
      <w:r w:rsidR="006B3839">
        <w:t>,</w:t>
      </w:r>
      <w:r w:rsidR="000414B3">
        <w:t xml:space="preserve"> and then new forecast</w:t>
      </w:r>
      <w:r>
        <w:t>.</w:t>
      </w:r>
      <w:r w:rsidR="00DD3054">
        <w:t xml:space="preserve"> This could be done by either sharing their screen and showing within the app or by generating their report and sharing that on the screen and talking through it.</w:t>
      </w:r>
      <w:r>
        <w:t xml:space="preserve"> Ask probing questions and try to initiate a class discussion in which the other students respond to </w:t>
      </w:r>
      <w:r w:rsidR="00DD3054">
        <w:t>questions and</w:t>
      </w:r>
      <w:r>
        <w:t xml:space="preserve"> ask their own.  Questions could include: </w:t>
      </w:r>
    </w:p>
    <w:p w14:paraId="676D3576" w14:textId="78FBC9B9" w:rsidR="000540AC" w:rsidRDefault="000414B3" w:rsidP="00A9749E">
      <w:pPr>
        <w:pStyle w:val="ListParagraph"/>
        <w:numPr>
          <w:ilvl w:val="0"/>
          <w:numId w:val="10"/>
        </w:numPr>
        <w:spacing w:after="0" w:line="240" w:lineRule="auto"/>
      </w:pPr>
      <w:r>
        <w:t>Why do you think your forecast did not predict observations well on the first forecast?</w:t>
      </w:r>
    </w:p>
    <w:p w14:paraId="62D24A2C" w14:textId="7F9BCBF5" w:rsidR="00BA238C" w:rsidRPr="000414B3" w:rsidRDefault="00675812" w:rsidP="00A9749E">
      <w:pPr>
        <w:pStyle w:val="ListParagraph"/>
        <w:numPr>
          <w:ilvl w:val="0"/>
          <w:numId w:val="10"/>
        </w:numPr>
        <w:spacing w:after="0" w:line="240" w:lineRule="auto"/>
        <w:rPr>
          <w:color w:val="000000" w:themeColor="text1"/>
        </w:rPr>
      </w:pPr>
      <w:r>
        <w:t>Was it an easy or difficult task to</w:t>
      </w:r>
      <w:r w:rsidR="000414B3">
        <w:t xml:space="preserve"> describ</w:t>
      </w:r>
      <w:r>
        <w:t>e</w:t>
      </w:r>
      <w:r w:rsidR="000414B3">
        <w:t xml:space="preserve"> the forecast?</w:t>
      </w:r>
      <w:r>
        <w:t xml:space="preserve"> Why?</w:t>
      </w:r>
      <w:r w:rsidR="000414B3">
        <w:t xml:space="preserve"> </w:t>
      </w:r>
    </w:p>
    <w:p w14:paraId="3938CD47" w14:textId="0DE81C3B" w:rsidR="000414B3" w:rsidRPr="000414B3" w:rsidRDefault="00675812" w:rsidP="00A9749E">
      <w:pPr>
        <w:pStyle w:val="ListParagraph"/>
        <w:numPr>
          <w:ilvl w:val="0"/>
          <w:numId w:val="10"/>
        </w:numPr>
        <w:spacing w:after="0" w:line="240" w:lineRule="auto"/>
        <w:rPr>
          <w:color w:val="000000" w:themeColor="text1"/>
        </w:rPr>
      </w:pPr>
      <w:r>
        <w:t xml:space="preserve">Is the image of the plot or the description in words </w:t>
      </w:r>
      <w:r w:rsidR="000414B3">
        <w:t xml:space="preserve">better </w:t>
      </w:r>
      <w:r>
        <w:t xml:space="preserve">for </w:t>
      </w:r>
      <w:r w:rsidR="000414B3">
        <w:t>communicating the forecast?</w:t>
      </w:r>
    </w:p>
    <w:p w14:paraId="432F0C68" w14:textId="68B23997" w:rsidR="000414B3" w:rsidRPr="00637C8E" w:rsidRDefault="000414B3" w:rsidP="00A9749E">
      <w:pPr>
        <w:pStyle w:val="ListParagraph"/>
        <w:numPr>
          <w:ilvl w:val="0"/>
          <w:numId w:val="10"/>
        </w:numPr>
        <w:spacing w:after="0" w:line="240" w:lineRule="auto"/>
        <w:rPr>
          <w:color w:val="000000" w:themeColor="text1"/>
        </w:rPr>
      </w:pPr>
      <w:r>
        <w:t>What</w:t>
      </w:r>
      <w:r w:rsidR="00637C8E">
        <w:t xml:space="preserve"> are some of the challenges to assessing your forecast?</w:t>
      </w:r>
    </w:p>
    <w:p w14:paraId="185844E7" w14:textId="11B4CA81" w:rsidR="00637C8E" w:rsidRPr="00F32ABF" w:rsidRDefault="00637C8E" w:rsidP="00A9749E">
      <w:pPr>
        <w:pStyle w:val="ListParagraph"/>
        <w:numPr>
          <w:ilvl w:val="0"/>
          <w:numId w:val="10"/>
        </w:numPr>
        <w:spacing w:after="0" w:line="240" w:lineRule="auto"/>
        <w:rPr>
          <w:color w:val="000000" w:themeColor="text1"/>
        </w:rPr>
      </w:pPr>
      <w:r>
        <w:t xml:space="preserve">When updating your model, did you </w:t>
      </w:r>
      <w:r w:rsidR="00F32ABF">
        <w:t>anticipate how the model would respond?</w:t>
      </w:r>
      <w:r w:rsidR="00675812">
        <w:t xml:space="preserve"> </w:t>
      </w:r>
    </w:p>
    <w:p w14:paraId="0ED53521" w14:textId="2E2532DB" w:rsidR="00F32ABF" w:rsidRPr="00F32ABF" w:rsidRDefault="00F32ABF" w:rsidP="00A9749E">
      <w:pPr>
        <w:pStyle w:val="ListParagraph"/>
        <w:numPr>
          <w:ilvl w:val="0"/>
          <w:numId w:val="10"/>
        </w:numPr>
        <w:spacing w:after="0" w:line="240" w:lineRule="auto"/>
        <w:rPr>
          <w:color w:val="000000" w:themeColor="text1"/>
        </w:rPr>
      </w:pPr>
      <w:r>
        <w:t>Can you think of benefits of updating your model</w:t>
      </w:r>
      <w:r w:rsidR="00675812">
        <w:t xml:space="preserve"> with observations as they become available</w:t>
      </w:r>
      <w:r>
        <w:t>? Any potential drawbacks?</w:t>
      </w:r>
    </w:p>
    <w:p w14:paraId="4786C427" w14:textId="51EA08FC" w:rsidR="00F32ABF" w:rsidRPr="001D2F32" w:rsidRDefault="00FE171F" w:rsidP="00A9749E">
      <w:pPr>
        <w:pStyle w:val="ListParagraph"/>
        <w:numPr>
          <w:ilvl w:val="0"/>
          <w:numId w:val="10"/>
        </w:numPr>
        <w:spacing w:after="0" w:line="240" w:lineRule="auto"/>
        <w:rPr>
          <w:color w:val="000000" w:themeColor="text1"/>
        </w:rPr>
      </w:pPr>
      <w:r>
        <w:t xml:space="preserve">How do you think your forecasts might change on a seasonal scale? </w:t>
      </w:r>
      <w:r w:rsidR="00675812">
        <w:t>(e</w:t>
      </w:r>
      <w:r>
        <w:t>.g. in summer compared to fall</w:t>
      </w:r>
      <w:r w:rsidR="00675812">
        <w:t>)</w:t>
      </w:r>
    </w:p>
    <w:p w14:paraId="387472EB" w14:textId="6FF42F43" w:rsidR="00BA238C" w:rsidRPr="001D2F32" w:rsidRDefault="00BA238C" w:rsidP="005B34DA">
      <w:pPr>
        <w:pStyle w:val="Heading2"/>
        <w:numPr>
          <w:ilvl w:val="0"/>
          <w:numId w:val="0"/>
        </w:numPr>
      </w:pPr>
      <w:r w:rsidRPr="001D2F32">
        <w:t>Common stumbling blocks for Activity B in</w:t>
      </w:r>
      <w:r w:rsidR="005B34DA">
        <w:t>clude</w:t>
      </w:r>
      <w:r w:rsidRPr="001D2F32">
        <w:t>:</w:t>
      </w:r>
    </w:p>
    <w:p w14:paraId="0682A6CE" w14:textId="2ADEB219" w:rsidR="00BA238C" w:rsidRDefault="00554471" w:rsidP="00FE171F">
      <w:pPr>
        <w:spacing w:after="0" w:line="240" w:lineRule="auto"/>
        <w:rPr>
          <w:b/>
          <w:color w:val="000000" w:themeColor="text1"/>
        </w:rPr>
      </w:pPr>
      <w:r w:rsidRPr="00554471">
        <w:rPr>
          <w:b/>
          <w:color w:val="000000" w:themeColor="text1"/>
        </w:rPr>
        <w:t xml:space="preserve">Important: Tell the students to read through the detailed </w:t>
      </w:r>
      <w:r w:rsidR="00DD3054">
        <w:rPr>
          <w:b/>
          <w:color w:val="000000" w:themeColor="text1"/>
        </w:rPr>
        <w:t>text within each objective</w:t>
      </w:r>
      <w:r w:rsidRPr="00554471">
        <w:rPr>
          <w:b/>
          <w:color w:val="000000" w:themeColor="text1"/>
        </w:rPr>
        <w:t xml:space="preserve">. We have embedded lots of </w:t>
      </w:r>
      <w:r w:rsidR="00DD3054">
        <w:rPr>
          <w:b/>
          <w:color w:val="000000" w:themeColor="text1"/>
        </w:rPr>
        <w:t xml:space="preserve">directions, </w:t>
      </w:r>
      <w:r w:rsidRPr="00554471">
        <w:rPr>
          <w:b/>
          <w:color w:val="000000" w:themeColor="text1"/>
        </w:rPr>
        <w:t>hints</w:t>
      </w:r>
      <w:r w:rsidR="00675812">
        <w:rPr>
          <w:b/>
          <w:color w:val="000000" w:themeColor="text1"/>
        </w:rPr>
        <w:t>,</w:t>
      </w:r>
      <w:r w:rsidRPr="00554471">
        <w:rPr>
          <w:b/>
          <w:color w:val="000000" w:themeColor="text1"/>
        </w:rPr>
        <w:t xml:space="preserve"> and troubleshooting help within the </w:t>
      </w:r>
      <w:r w:rsidR="00DD3054">
        <w:rPr>
          <w:b/>
          <w:color w:val="000000" w:themeColor="text1"/>
        </w:rPr>
        <w:t>Shiny app text</w:t>
      </w:r>
      <w:r w:rsidRPr="00554471">
        <w:rPr>
          <w:b/>
          <w:color w:val="000000" w:themeColor="text1"/>
        </w:rPr>
        <w:t>!</w:t>
      </w:r>
      <w:r w:rsidR="009C7F77">
        <w:rPr>
          <w:b/>
          <w:color w:val="000000" w:themeColor="text1"/>
        </w:rPr>
        <w:t xml:space="preserve"> We encourage instructors to read </w:t>
      </w:r>
      <w:r w:rsidR="00DD3054">
        <w:rPr>
          <w:b/>
          <w:color w:val="000000" w:themeColor="text1"/>
        </w:rPr>
        <w:t xml:space="preserve">and work </w:t>
      </w:r>
      <w:r w:rsidR="009C7F77">
        <w:rPr>
          <w:b/>
          <w:color w:val="000000" w:themeColor="text1"/>
        </w:rPr>
        <w:t xml:space="preserve">through </w:t>
      </w:r>
      <w:r w:rsidR="00DD3054">
        <w:rPr>
          <w:b/>
          <w:color w:val="000000" w:themeColor="text1"/>
        </w:rPr>
        <w:t xml:space="preserve">the Shiny app </w:t>
      </w:r>
      <w:r w:rsidR="009C7F77">
        <w:rPr>
          <w:b/>
          <w:color w:val="000000" w:themeColor="text1"/>
        </w:rPr>
        <w:t>before teaching the module so that you are familiar with all of the steps of this activity.</w:t>
      </w:r>
    </w:p>
    <w:p w14:paraId="5E0B45D0" w14:textId="39A06C2D" w:rsidR="00DD3054"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E7305D">
        <w:rPr>
          <w:rFonts w:cs="Times New Roman"/>
          <w:color w:val="000000" w:themeColor="text1"/>
        </w:rPr>
        <w:t>O</w:t>
      </w:r>
      <w:r>
        <w:rPr>
          <w:rFonts w:cs="Times New Roman"/>
          <w:color w:val="000000" w:themeColor="text1"/>
        </w:rPr>
        <w:t xml:space="preserve">bjective 6, the students might skip </w:t>
      </w:r>
      <w:r w:rsidR="00E7305D">
        <w:rPr>
          <w:rFonts w:cs="Times New Roman"/>
          <w:color w:val="000000" w:themeColor="text1"/>
        </w:rPr>
        <w:t xml:space="preserve">reading the </w:t>
      </w:r>
      <w:r>
        <w:rPr>
          <w:rFonts w:cs="Times New Roman"/>
          <w:color w:val="000000" w:themeColor="text1"/>
        </w:rPr>
        <w:t xml:space="preserve">text </w:t>
      </w:r>
      <w:r w:rsidR="00E7305D">
        <w:rPr>
          <w:rFonts w:cs="Times New Roman"/>
          <w:color w:val="000000" w:themeColor="text1"/>
        </w:rPr>
        <w:t xml:space="preserve">on </w:t>
      </w:r>
      <w:r>
        <w:rPr>
          <w:rFonts w:cs="Times New Roman"/>
          <w:color w:val="000000" w:themeColor="text1"/>
        </w:rPr>
        <w:t xml:space="preserve">uncertainty. Make sure to remind them that </w:t>
      </w:r>
      <w:r w:rsidR="00E7305D">
        <w:rPr>
          <w:rFonts w:cs="Times New Roman"/>
          <w:color w:val="000000" w:themeColor="text1"/>
        </w:rPr>
        <w:t xml:space="preserve">reading the </w:t>
      </w:r>
      <w:r>
        <w:rPr>
          <w:rFonts w:cs="Times New Roman"/>
          <w:color w:val="000000" w:themeColor="text1"/>
        </w:rPr>
        <w:t>text will help to explain further about the concept of uncertainty.</w:t>
      </w:r>
    </w:p>
    <w:p w14:paraId="26EE2E23" w14:textId="5A62C9B2" w:rsidR="00D87F0B" w:rsidRDefault="00E7305D"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When e</w:t>
      </w:r>
      <w:r w:rsidR="00D87F0B">
        <w:rPr>
          <w:rFonts w:cs="Times New Roman"/>
          <w:color w:val="000000" w:themeColor="text1"/>
        </w:rPr>
        <w:t>xploring the weather forecast, encourage students to think about the connection between ensemble weather forecasts and uncertainty quantification.</w:t>
      </w:r>
    </w:p>
    <w:p w14:paraId="5638658A" w14:textId="021FC613" w:rsidR="00D87F0B" w:rsidRDefault="00D87F0B"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Highlight the relationship between air temperature and water temperature and encourage them to revisit </w:t>
      </w:r>
      <w:r w:rsidR="00E7305D">
        <w:rPr>
          <w:rFonts w:cs="Times New Roman"/>
          <w:color w:val="000000" w:themeColor="text1"/>
        </w:rPr>
        <w:t>O</w:t>
      </w:r>
      <w:r>
        <w:rPr>
          <w:rFonts w:cs="Times New Roman"/>
          <w:color w:val="000000" w:themeColor="text1"/>
        </w:rPr>
        <w:t>bjective 3. This will help solidify the connection between using this weather forecast to drive our model</w:t>
      </w:r>
      <w:r w:rsidR="003006DF">
        <w:rPr>
          <w:rFonts w:cs="Times New Roman"/>
          <w:color w:val="000000" w:themeColor="text1"/>
        </w:rPr>
        <w:t>- if air temperatures go up, likely so will water temperatures, affecting their primary productivity output.</w:t>
      </w:r>
    </w:p>
    <w:p w14:paraId="17FE7D14" w14:textId="44BCE945" w:rsidR="007567A3" w:rsidRDefault="007567A3" w:rsidP="007567A3">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Objective 7, students might end up with a negative intercept for the relationship between underwater PAR and shortwave radiation. Highlight that they can use the “Lasso select” tool in </w:t>
      </w:r>
      <w:r>
        <w:rPr>
          <w:rFonts w:cs="Times New Roman"/>
          <w:color w:val="000000" w:themeColor="text1"/>
        </w:rPr>
        <w:lastRenderedPageBreak/>
        <w:t>the plot to select which points they want to include when calculating the linear re</w:t>
      </w:r>
      <w:r w:rsidR="00421881">
        <w:rPr>
          <w:rFonts w:cs="Times New Roman"/>
          <w:color w:val="000000" w:themeColor="text1"/>
        </w:rPr>
        <w:t>gression equation</w:t>
      </w:r>
    </w:p>
    <w:p w14:paraId="426FAACB" w14:textId="424D9C67" w:rsidR="00D87F0B" w:rsidRDefault="00D87F0B"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820F8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8</w:t>
      </w:r>
      <w:r w:rsidR="00F16DD7">
        <w:rPr>
          <w:rFonts w:cs="Times New Roman"/>
          <w:color w:val="000000" w:themeColor="text1"/>
        </w:rPr>
        <w:t xml:space="preserve">, they cannot run their forecast unless </w:t>
      </w:r>
      <w:r w:rsidR="0040772A">
        <w:rPr>
          <w:rFonts w:cs="Times New Roman"/>
          <w:color w:val="000000" w:themeColor="text1"/>
        </w:rPr>
        <w:t>all</w:t>
      </w:r>
      <w:r w:rsidR="00820F89">
        <w:rPr>
          <w:rFonts w:cs="Times New Roman"/>
          <w:color w:val="000000" w:themeColor="text1"/>
        </w:rPr>
        <w:t xml:space="preserve"> the following </w:t>
      </w:r>
      <w:r w:rsidR="00F16DD7">
        <w:rPr>
          <w:rFonts w:cs="Times New Roman"/>
          <w:color w:val="000000" w:themeColor="text1"/>
        </w:rPr>
        <w:t>conditions are met</w:t>
      </w:r>
      <w:r w:rsidR="00820F89">
        <w:rPr>
          <w:rFonts w:cs="Times New Roman"/>
          <w:color w:val="000000" w:themeColor="text1"/>
        </w:rPr>
        <w:t>. Students must have:</w:t>
      </w:r>
    </w:p>
    <w:p w14:paraId="375EDFF5" w14:textId="1CB71C85"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elected a site in Activity A objective 1</w:t>
      </w:r>
    </w:p>
    <w:p w14:paraId="5EA8DC34" w14:textId="69C3174F"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S</w:t>
      </w:r>
      <w:r w:rsidR="00F16DD7">
        <w:rPr>
          <w:rFonts w:cs="Times New Roman"/>
          <w:color w:val="000000" w:themeColor="text1"/>
        </w:rPr>
        <w:t>aved a “calibrated” parameter set in the Model Setting</w:t>
      </w:r>
      <w:r>
        <w:rPr>
          <w:rFonts w:cs="Times New Roman"/>
          <w:color w:val="000000" w:themeColor="text1"/>
        </w:rPr>
        <w:t>s table</w:t>
      </w:r>
      <w:r w:rsidR="00F16DD7">
        <w:rPr>
          <w:rFonts w:cs="Times New Roman"/>
          <w:color w:val="000000" w:themeColor="text1"/>
        </w:rPr>
        <w:t xml:space="preserve"> for Q15</w:t>
      </w:r>
    </w:p>
    <w:p w14:paraId="0CEF79C3" w14:textId="5F92B01A"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 NOAA weather forecast in Objective 6</w:t>
      </w:r>
    </w:p>
    <w:p w14:paraId="197ACEAF" w14:textId="26A77AD3" w:rsidR="007567A3" w:rsidRDefault="007567A3"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Converted the air temperature and shortwave radiation forecasts to surface water temperature and underwater PAR</w:t>
      </w:r>
    </w:p>
    <w:p w14:paraId="76B0DE4D" w14:textId="2E71D204" w:rsidR="00F16DD7" w:rsidRDefault="00E67EFE" w:rsidP="00A9749E">
      <w:pPr>
        <w:pStyle w:val="ListParagraph"/>
        <w:numPr>
          <w:ilvl w:val="1"/>
          <w:numId w:val="13"/>
        </w:numPr>
        <w:spacing w:after="0" w:line="240" w:lineRule="auto"/>
        <w:rPr>
          <w:rFonts w:cs="Times New Roman"/>
          <w:color w:val="000000" w:themeColor="text1"/>
        </w:rPr>
      </w:pPr>
      <w:r>
        <w:rPr>
          <w:rFonts w:cs="Times New Roman"/>
          <w:color w:val="000000" w:themeColor="text1"/>
        </w:rPr>
        <w:t>L</w:t>
      </w:r>
      <w:r w:rsidR="00F16DD7">
        <w:rPr>
          <w:rFonts w:cs="Times New Roman"/>
          <w:color w:val="000000" w:themeColor="text1"/>
        </w:rPr>
        <w:t>oaded the</w:t>
      </w:r>
      <w:r>
        <w:rPr>
          <w:rFonts w:cs="Times New Roman"/>
          <w:color w:val="000000" w:themeColor="text1"/>
        </w:rPr>
        <w:t xml:space="preserve"> forecast</w:t>
      </w:r>
      <w:r w:rsidR="00F16DD7">
        <w:rPr>
          <w:rFonts w:cs="Times New Roman"/>
          <w:color w:val="000000" w:themeColor="text1"/>
        </w:rPr>
        <w:t xml:space="preserve"> data in </w:t>
      </w:r>
      <w:r w:rsidR="00E82F66">
        <w:rPr>
          <w:rFonts w:cs="Times New Roman"/>
          <w:color w:val="000000" w:themeColor="text1"/>
        </w:rPr>
        <w:t>O</w:t>
      </w:r>
      <w:r w:rsidR="00F16DD7">
        <w:rPr>
          <w:rFonts w:cs="Times New Roman"/>
          <w:color w:val="000000" w:themeColor="text1"/>
        </w:rPr>
        <w:t xml:space="preserve">bjective </w:t>
      </w:r>
      <w:r w:rsidR="007567A3">
        <w:rPr>
          <w:rFonts w:cs="Times New Roman"/>
          <w:color w:val="000000" w:themeColor="text1"/>
        </w:rPr>
        <w:t>8</w:t>
      </w:r>
    </w:p>
    <w:p w14:paraId="0E8042AF" w14:textId="7BC686C6" w:rsidR="00F16DD7" w:rsidRDefault="00793C58"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Once </w:t>
      </w:r>
      <w:r w:rsidR="00DA306E">
        <w:rPr>
          <w:rFonts w:cs="Times New Roman"/>
          <w:color w:val="000000" w:themeColor="text1"/>
        </w:rPr>
        <w:t>all</w:t>
      </w:r>
      <w:r>
        <w:rPr>
          <w:rFonts w:cs="Times New Roman"/>
          <w:color w:val="000000" w:themeColor="text1"/>
        </w:rPr>
        <w:t xml:space="preserve"> these conditions are met, </w:t>
      </w:r>
      <w:r w:rsidR="00F16DD7">
        <w:rPr>
          <w:rFonts w:cs="Times New Roman"/>
          <w:color w:val="000000" w:themeColor="text1"/>
        </w:rPr>
        <w:t>THEN they can run the model.</w:t>
      </w:r>
      <w:r w:rsidR="0047534D">
        <w:rPr>
          <w:rFonts w:cs="Times New Roman"/>
          <w:color w:val="000000" w:themeColor="text1"/>
        </w:rPr>
        <w:t xml:space="preserve"> If one of these components is missing, </w:t>
      </w:r>
      <w:r w:rsidR="0040772A">
        <w:rPr>
          <w:rFonts w:cs="Times New Roman"/>
          <w:color w:val="000000" w:themeColor="text1"/>
        </w:rPr>
        <w:t xml:space="preserve">hints will also appear as </w:t>
      </w:r>
      <w:r w:rsidR="00F16DD7">
        <w:rPr>
          <w:rFonts w:cs="Times New Roman"/>
          <w:color w:val="000000" w:themeColor="text1"/>
        </w:rPr>
        <w:t>prompts within the plotting</w:t>
      </w:r>
      <w:r w:rsidR="0040772A">
        <w:rPr>
          <w:rFonts w:cs="Times New Roman"/>
          <w:color w:val="000000" w:themeColor="text1"/>
        </w:rPr>
        <w:t xml:space="preserve"> panel.</w:t>
      </w:r>
    </w:p>
    <w:p w14:paraId="2F734AF9" w14:textId="20A30BB7"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Here they adjust the initial conditions of the phytoplankton to match the concentrations of chlorophyll-a seen in the plot. This allows them to start their forecast from the most up-to-date observations.</w:t>
      </w:r>
    </w:p>
    <w:p w14:paraId="2A052135" w14:textId="6B1FEADC" w:rsidR="00F16DD7" w:rsidRDefault="00F16DD7"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We do not have observations of the nutrient concentrations in real time so encourage them to adjust this value to explore how </w:t>
      </w:r>
      <w:r w:rsidR="00793C58">
        <w:rPr>
          <w:rFonts w:cs="Times New Roman"/>
          <w:color w:val="000000" w:themeColor="text1"/>
        </w:rPr>
        <w:t xml:space="preserve">a range of values </w:t>
      </w:r>
      <w:r w:rsidR="00E67EFE">
        <w:rPr>
          <w:rFonts w:cs="Times New Roman"/>
          <w:color w:val="000000" w:themeColor="text1"/>
        </w:rPr>
        <w:t>affects their forecast.</w:t>
      </w:r>
    </w:p>
    <w:p w14:paraId="39F5D6E7" w14:textId="642C8F38"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9</w:t>
      </w:r>
      <w:r>
        <w:rPr>
          <w:rFonts w:cs="Times New Roman"/>
          <w:color w:val="000000" w:themeColor="text1"/>
        </w:rPr>
        <w:t xml:space="preserve">, they will have needed to save the forecast plot from </w:t>
      </w:r>
      <w:r w:rsidR="00181B09">
        <w:rPr>
          <w:rFonts w:cs="Times New Roman"/>
          <w:color w:val="000000" w:themeColor="text1"/>
        </w:rPr>
        <w:t xml:space="preserve">Objective </w:t>
      </w:r>
      <w:r>
        <w:rPr>
          <w:rFonts w:cs="Times New Roman"/>
          <w:color w:val="000000" w:themeColor="text1"/>
        </w:rPr>
        <w:t>7. Encourage them to think of how weather forecasts are communicated through words and to be descriptive</w:t>
      </w:r>
      <w:r w:rsidR="00181B09">
        <w:rPr>
          <w:rFonts w:cs="Times New Roman"/>
          <w:color w:val="000000" w:themeColor="text1"/>
        </w:rPr>
        <w:t>,</w:t>
      </w:r>
      <w:r>
        <w:rPr>
          <w:rFonts w:cs="Times New Roman"/>
          <w:color w:val="000000" w:themeColor="text1"/>
        </w:rPr>
        <w:t xml:space="preserve"> </w:t>
      </w:r>
      <w:r w:rsidR="00181B09">
        <w:rPr>
          <w:rFonts w:cs="Times New Roman"/>
          <w:color w:val="000000" w:themeColor="text1"/>
        </w:rPr>
        <w:t xml:space="preserve">while </w:t>
      </w:r>
      <w:r>
        <w:rPr>
          <w:rFonts w:cs="Times New Roman"/>
          <w:color w:val="000000" w:themeColor="text1"/>
        </w:rPr>
        <w:t xml:space="preserve">also including uncertainty </w:t>
      </w:r>
      <w:r w:rsidR="00181B09">
        <w:rPr>
          <w:rFonts w:cs="Times New Roman"/>
          <w:color w:val="000000" w:themeColor="text1"/>
        </w:rPr>
        <w:t>in their responses</w:t>
      </w:r>
      <w:r>
        <w:rPr>
          <w:rFonts w:cs="Times New Roman"/>
          <w:color w:val="000000" w:themeColor="text1"/>
        </w:rPr>
        <w:t>.</w:t>
      </w:r>
    </w:p>
    <w:p w14:paraId="491C02DB" w14:textId="1A2F3F79"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 xml:space="preserve">bjective </w:t>
      </w:r>
      <w:r w:rsidR="007567A3">
        <w:rPr>
          <w:rFonts w:cs="Times New Roman"/>
          <w:color w:val="000000" w:themeColor="text1"/>
        </w:rPr>
        <w:t>10</w:t>
      </w:r>
      <w:r>
        <w:rPr>
          <w:rFonts w:cs="Times New Roman"/>
          <w:color w:val="000000" w:themeColor="text1"/>
        </w:rPr>
        <w:t>, the students assess their forecast</w:t>
      </w:r>
      <w:r w:rsidR="00181B09">
        <w:rPr>
          <w:rFonts w:cs="Times New Roman"/>
          <w:color w:val="000000" w:themeColor="text1"/>
        </w:rPr>
        <w:t xml:space="preserve"> by calculating R</w:t>
      </w:r>
      <w:r w:rsidR="00181B09" w:rsidRPr="003E71DC">
        <w:rPr>
          <w:rFonts w:cs="Times New Roman"/>
          <w:color w:val="000000" w:themeColor="text1"/>
          <w:vertAlign w:val="superscript"/>
        </w:rPr>
        <w:t>2</w:t>
      </w:r>
      <w:r>
        <w:rPr>
          <w:rFonts w:cs="Times New Roman"/>
          <w:color w:val="000000" w:themeColor="text1"/>
        </w:rPr>
        <w:t>. A point to emphasize here is that this is just one way of assessing your forecasts and there are other ways in which this can be done.</w:t>
      </w:r>
    </w:p>
    <w:p w14:paraId="6F478AC3" w14:textId="424B5604" w:rsidR="00E67EFE" w:rsidRDefault="00E67EFE" w:rsidP="00A9749E">
      <w:pPr>
        <w:pStyle w:val="ListParagraph"/>
        <w:numPr>
          <w:ilvl w:val="1"/>
          <w:numId w:val="12"/>
        </w:numPr>
        <w:spacing w:after="0" w:line="240" w:lineRule="auto"/>
        <w:rPr>
          <w:rFonts w:cs="Times New Roman"/>
          <w:color w:val="000000" w:themeColor="text1"/>
        </w:rPr>
      </w:pPr>
      <w:r>
        <w:rPr>
          <w:rFonts w:cs="Times New Roman"/>
          <w:color w:val="000000" w:themeColor="text1"/>
        </w:rPr>
        <w:t xml:space="preserve">Reminding students to save their plots as they go is also </w:t>
      </w:r>
      <w:r w:rsidR="00181B09">
        <w:rPr>
          <w:rFonts w:cs="Times New Roman"/>
          <w:color w:val="000000" w:themeColor="text1"/>
        </w:rPr>
        <w:t>a good thing to do here!</w:t>
      </w:r>
    </w:p>
    <w:p w14:paraId="1F3B768C" w14:textId="7E80FE57" w:rsidR="00E67EFE" w:rsidRDefault="00E67EFE"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1</w:t>
      </w:r>
      <w:r>
        <w:rPr>
          <w:rFonts w:cs="Times New Roman"/>
          <w:color w:val="000000" w:themeColor="text1"/>
        </w:rPr>
        <w:t xml:space="preserve">, </w:t>
      </w:r>
      <w:r w:rsidR="00181B09">
        <w:rPr>
          <w:rFonts w:cs="Times New Roman"/>
          <w:color w:val="000000" w:themeColor="text1"/>
        </w:rPr>
        <w:t xml:space="preserve">the students </w:t>
      </w:r>
      <w:r w:rsidR="00172873">
        <w:rPr>
          <w:rFonts w:cs="Times New Roman"/>
          <w:color w:val="000000" w:themeColor="text1"/>
        </w:rPr>
        <w:t xml:space="preserve">get the chance to update their forecast, but they only get one opportunity to do so. Advise them to think critically about </w:t>
      </w:r>
      <w:r w:rsidR="00181B09">
        <w:rPr>
          <w:rFonts w:cs="Times New Roman"/>
          <w:color w:val="000000" w:themeColor="text1"/>
        </w:rPr>
        <w:t xml:space="preserve">how </w:t>
      </w:r>
      <w:r w:rsidR="00172873">
        <w:rPr>
          <w:rFonts w:cs="Times New Roman"/>
          <w:color w:val="000000" w:themeColor="text1"/>
        </w:rPr>
        <w:t>their forecast compa</w:t>
      </w:r>
      <w:r w:rsidR="00181B09">
        <w:rPr>
          <w:rFonts w:cs="Times New Roman"/>
          <w:color w:val="000000" w:themeColor="text1"/>
        </w:rPr>
        <w:t>res</w:t>
      </w:r>
      <w:r w:rsidR="00172873">
        <w:rPr>
          <w:rFonts w:cs="Times New Roman"/>
          <w:color w:val="000000" w:themeColor="text1"/>
        </w:rPr>
        <w:t xml:space="preserve"> to observations and think </w:t>
      </w:r>
      <w:r w:rsidR="00181B09">
        <w:rPr>
          <w:rFonts w:cs="Times New Roman"/>
          <w:color w:val="000000" w:themeColor="text1"/>
        </w:rPr>
        <w:t xml:space="preserve">through </w:t>
      </w:r>
      <w:r w:rsidR="00172873">
        <w:rPr>
          <w:rFonts w:cs="Times New Roman"/>
          <w:color w:val="000000" w:themeColor="text1"/>
        </w:rPr>
        <w:t xml:space="preserve">how the parameters “Mortality Rate” and “Nutrient Uptake” are likely to influence the forecast. Encourage them to revisit </w:t>
      </w:r>
      <w:r w:rsidR="00181B09">
        <w:rPr>
          <w:rFonts w:cs="Times New Roman"/>
          <w:color w:val="000000" w:themeColor="text1"/>
        </w:rPr>
        <w:t>O</w:t>
      </w:r>
      <w:r w:rsidR="00172873">
        <w:rPr>
          <w:rFonts w:cs="Times New Roman"/>
          <w:color w:val="000000" w:themeColor="text1"/>
        </w:rPr>
        <w:t>bjective 5 to play around with the different parameter values and examine the effect</w:t>
      </w:r>
      <w:r w:rsidR="00181B09">
        <w:rPr>
          <w:rFonts w:cs="Times New Roman"/>
          <w:color w:val="000000" w:themeColor="text1"/>
        </w:rPr>
        <w:t>s of parameter</w:t>
      </w:r>
      <w:r w:rsidR="00172873">
        <w:rPr>
          <w:rFonts w:cs="Times New Roman"/>
          <w:color w:val="000000" w:themeColor="text1"/>
        </w:rPr>
        <w:t xml:space="preserve"> increases and decreases </w:t>
      </w:r>
      <w:r w:rsidR="00181B09">
        <w:rPr>
          <w:rFonts w:cs="Times New Roman"/>
          <w:color w:val="000000" w:themeColor="text1"/>
        </w:rPr>
        <w:t xml:space="preserve">may </w:t>
      </w:r>
      <w:r w:rsidR="00172873">
        <w:rPr>
          <w:rFonts w:cs="Times New Roman"/>
          <w:color w:val="000000" w:themeColor="text1"/>
        </w:rPr>
        <w:t>have on model output for chlorophyll-a.</w:t>
      </w:r>
    </w:p>
    <w:p w14:paraId="7BE08575" w14:textId="6229257E" w:rsidR="00172873" w:rsidRDefault="00172873" w:rsidP="00A9749E">
      <w:pPr>
        <w:pStyle w:val="ListParagraph"/>
        <w:numPr>
          <w:ilvl w:val="0"/>
          <w:numId w:val="12"/>
        </w:numPr>
        <w:spacing w:after="0" w:line="240" w:lineRule="auto"/>
        <w:rPr>
          <w:rFonts w:cs="Times New Roman"/>
          <w:color w:val="000000" w:themeColor="text1"/>
        </w:rPr>
      </w:pPr>
      <w:r>
        <w:rPr>
          <w:rFonts w:cs="Times New Roman"/>
          <w:color w:val="000000" w:themeColor="text1"/>
        </w:rPr>
        <w:t xml:space="preserve">In </w:t>
      </w:r>
      <w:r w:rsidR="00181B09">
        <w:rPr>
          <w:rFonts w:cs="Times New Roman"/>
          <w:color w:val="000000" w:themeColor="text1"/>
        </w:rPr>
        <w:t>O</w:t>
      </w:r>
      <w:r>
        <w:rPr>
          <w:rFonts w:cs="Times New Roman"/>
          <w:color w:val="000000" w:themeColor="text1"/>
        </w:rPr>
        <w:t>bjective 1</w:t>
      </w:r>
      <w:r w:rsidR="007567A3">
        <w:rPr>
          <w:rFonts w:cs="Times New Roman"/>
          <w:color w:val="000000" w:themeColor="text1"/>
        </w:rPr>
        <w:t>2</w:t>
      </w:r>
      <w:r>
        <w:rPr>
          <w:rFonts w:cs="Times New Roman"/>
          <w:color w:val="000000" w:themeColor="text1"/>
        </w:rPr>
        <w:t xml:space="preserve">, they are expected to update the initial conditions of the model for phytoplankton to match the observations in the plot. Again, they </w:t>
      </w:r>
      <w:r w:rsidR="00FD20B0">
        <w:rPr>
          <w:rFonts w:cs="Times New Roman"/>
          <w:color w:val="000000" w:themeColor="text1"/>
        </w:rPr>
        <w:t>should</w:t>
      </w:r>
      <w:r>
        <w:rPr>
          <w:rFonts w:cs="Times New Roman"/>
          <w:color w:val="000000" w:themeColor="text1"/>
        </w:rPr>
        <w:t xml:space="preserve"> adjust the initial conditions for their nutrients. Remind them to save their plots. Once they have completed </w:t>
      </w:r>
      <w:r w:rsidR="0040772A">
        <w:rPr>
          <w:rFonts w:cs="Times New Roman"/>
          <w:color w:val="000000" w:themeColor="text1"/>
        </w:rPr>
        <w:t>this</w:t>
      </w:r>
      <w:r w:rsidR="004B6376">
        <w:rPr>
          <w:rFonts w:cs="Times New Roman"/>
          <w:color w:val="000000" w:themeColor="text1"/>
        </w:rPr>
        <w:t xml:space="preserve"> task</w:t>
      </w:r>
      <w:r w:rsidR="00891582">
        <w:rPr>
          <w:rFonts w:cs="Times New Roman"/>
          <w:color w:val="000000" w:themeColor="text1"/>
        </w:rPr>
        <w:t>,</w:t>
      </w:r>
      <w:r>
        <w:rPr>
          <w:rFonts w:cs="Times New Roman"/>
          <w:color w:val="000000" w:themeColor="text1"/>
        </w:rPr>
        <w:t xml:space="preserve"> they are finished with Activity B. They are encouraged to return to the Introduction and generate their report</w:t>
      </w:r>
      <w:r w:rsidR="004B6376">
        <w:rPr>
          <w:rFonts w:cs="Times New Roman"/>
          <w:color w:val="000000" w:themeColor="text1"/>
        </w:rPr>
        <w:t xml:space="preserve"> if it is an expectation of the assignment</w:t>
      </w:r>
      <w:r>
        <w:rPr>
          <w:rFonts w:cs="Times New Roman"/>
          <w:color w:val="000000" w:themeColor="text1"/>
        </w:rPr>
        <w:t>.</w:t>
      </w:r>
    </w:p>
    <w:p w14:paraId="3EFD81AB" w14:textId="77777777" w:rsidR="00172873" w:rsidRPr="00172873" w:rsidRDefault="00172873" w:rsidP="00172873">
      <w:pPr>
        <w:spacing w:after="0" w:line="240" w:lineRule="auto"/>
        <w:rPr>
          <w:rFonts w:cs="Times New Roman"/>
          <w:color w:val="000000" w:themeColor="text1"/>
        </w:rPr>
      </w:pPr>
    </w:p>
    <w:p w14:paraId="4069D0DC" w14:textId="77777777" w:rsidR="00ED1FB3" w:rsidRDefault="00BA238C" w:rsidP="00BA238C">
      <w:pPr>
        <w:contextualSpacing/>
      </w:pPr>
      <w:r>
        <w:t>If a student pair has finished much earlier than the other students, ask them to</w:t>
      </w:r>
      <w:r w:rsidR="00DD3054">
        <w:t xml:space="preserve"> generate their report (which saves all their results from Activity A &amp; B) and they can </w:t>
      </w:r>
      <w:r w:rsidR="004B6376">
        <w:t xml:space="preserve">then </w:t>
      </w:r>
      <w:r w:rsidR="00DD3054">
        <w:t>continue with Activity C</w:t>
      </w:r>
      <w:r w:rsidR="00C820A5">
        <w:t xml:space="preserve"> (and answering the questions into their downloaded report). Activity C </w:t>
      </w:r>
      <w:r w:rsidR="00DD3054">
        <w:t>is repeating Activ</w:t>
      </w:r>
      <w:r w:rsidR="00C820A5">
        <w:t>i</w:t>
      </w:r>
      <w:r w:rsidR="00DD3054">
        <w:t xml:space="preserve">ty A &amp; B with a different site. </w:t>
      </w:r>
    </w:p>
    <w:p w14:paraId="2A6D9C85" w14:textId="77777777" w:rsidR="00ED1FB3" w:rsidRDefault="00ED1FB3" w:rsidP="00BA238C">
      <w:pPr>
        <w:contextualSpacing/>
      </w:pPr>
    </w:p>
    <w:p w14:paraId="5D45D047" w14:textId="15690C4B" w:rsidR="00BA238C" w:rsidRDefault="00ED1FB3" w:rsidP="00BA238C">
      <w:pPr>
        <w:contextualSpacing/>
      </w:pPr>
      <w:r>
        <w:t xml:space="preserve">We highly recommend having the pairs regroup for a full-class discussion at the end of Activity B, in which each pair gives </w:t>
      </w:r>
      <w:r w:rsidR="00596B19">
        <w:t xml:space="preserve">informal, </w:t>
      </w:r>
      <w:r>
        <w:t xml:space="preserve">mini-presentations </w:t>
      </w:r>
      <w:r w:rsidR="00596B19">
        <w:t>to</w:t>
      </w:r>
      <w:r>
        <w:t xml:space="preserve"> describe their </w:t>
      </w:r>
      <w:r w:rsidR="00596B19">
        <w:t xml:space="preserve">NEON </w:t>
      </w:r>
      <w:r>
        <w:t xml:space="preserve">sites, the forecasts they </w:t>
      </w:r>
      <w:r>
        <w:lastRenderedPageBreak/>
        <w:t>produced</w:t>
      </w:r>
      <w:r w:rsidR="00596B19">
        <w:t>,</w:t>
      </w:r>
      <w:r>
        <w:t xml:space="preserve"> and the decisions they made while stepping through the forecast cycle. </w:t>
      </w:r>
      <w:r w:rsidR="00596B19">
        <w:t>From our experience, s</w:t>
      </w:r>
      <w:r>
        <w:t>pending 15-20 minutes on the presentations would be recommended</w:t>
      </w:r>
      <w:r w:rsidR="00596B19">
        <w:t xml:space="preserve"> for helping ensure that all students can benefit from their classmates' findings</w:t>
      </w:r>
      <w:r>
        <w:t>.</w:t>
      </w:r>
    </w:p>
    <w:p w14:paraId="5A540A69" w14:textId="7280FBC5" w:rsidR="00BA238C" w:rsidRPr="008A4BAB" w:rsidRDefault="00BA238C" w:rsidP="006B1708">
      <w:pPr>
        <w:pStyle w:val="Heading1"/>
        <w:contextualSpacing/>
      </w:pPr>
      <w:r w:rsidRPr="008A4BAB">
        <w:t>Activity C:</w:t>
      </w:r>
      <w:r w:rsidRPr="002B112E">
        <w:t xml:space="preserve"> </w:t>
      </w:r>
      <w:r w:rsidR="00D35BE3" w:rsidRPr="00D35BE3">
        <w:t>Scale your model to a new site and generate ecological forecasts</w:t>
      </w:r>
    </w:p>
    <w:p w14:paraId="171CE650" w14:textId="549FC68C" w:rsidR="009B27B6" w:rsidRDefault="00ED1FB3" w:rsidP="00FE171F">
      <w:r>
        <w:t>If classroom time permits, we encourage pairs to generate a forecast for a new NEON site and compare their output with their original site.</w:t>
      </w:r>
      <w:r w:rsidR="00C820A5">
        <w:t xml:space="preserve"> </w:t>
      </w:r>
      <w:r>
        <w:t>Depending on timing</w:t>
      </w:r>
      <w:r w:rsidR="009B27B6">
        <w:t>, this could be an optional homework activity.</w:t>
      </w:r>
    </w:p>
    <w:p w14:paraId="2A33831E" w14:textId="1090C7CC" w:rsidR="005B34DA" w:rsidRPr="00FE171F" w:rsidRDefault="00ED1FB3" w:rsidP="00FE171F">
      <w:pPr>
        <w:rPr>
          <w:sz w:val="12"/>
          <w:szCs w:val="12"/>
        </w:rPr>
      </w:pPr>
      <w:r>
        <w:t xml:space="preserve"> </w:t>
      </w:r>
    </w:p>
    <w:p w14:paraId="4E96F38B" w14:textId="2602218C" w:rsidR="005B34DA" w:rsidRDefault="005B34DA" w:rsidP="007E3FD0">
      <w:pPr>
        <w:pStyle w:val="Heading2"/>
        <w:numPr>
          <w:ilvl w:val="0"/>
          <w:numId w:val="0"/>
        </w:numPr>
      </w:pPr>
      <w:r w:rsidRPr="001D2F32">
        <w:t xml:space="preserve">Common stumbling blocks for </w:t>
      </w:r>
      <w:r>
        <w:t>Activity C include</w:t>
      </w:r>
      <w:r w:rsidRPr="001D2F32">
        <w:t>:</w:t>
      </w:r>
    </w:p>
    <w:p w14:paraId="40A3BEF6" w14:textId="1D4D95E8" w:rsidR="008E75CC" w:rsidRDefault="00C820A5" w:rsidP="00A9749E">
      <w:pPr>
        <w:pStyle w:val="ListParagraph"/>
        <w:numPr>
          <w:ilvl w:val="0"/>
          <w:numId w:val="8"/>
        </w:numPr>
      </w:pPr>
      <w:r>
        <w:t xml:space="preserve">Ensuring that </w:t>
      </w:r>
      <w:r w:rsidR="009B27B6">
        <w:t xml:space="preserve">the students </w:t>
      </w:r>
      <w:r>
        <w:t>answer the answers into their downloaded reports rather than the Shiny App.</w:t>
      </w:r>
    </w:p>
    <w:p w14:paraId="5991B950" w14:textId="447CB2FB" w:rsidR="00C820A5" w:rsidRPr="00281DD0" w:rsidRDefault="00C820A5" w:rsidP="00A9749E">
      <w:pPr>
        <w:pStyle w:val="ListParagraph"/>
        <w:numPr>
          <w:ilvl w:val="0"/>
          <w:numId w:val="8"/>
        </w:numPr>
      </w:pPr>
      <w:r>
        <w:t>Otherwise</w:t>
      </w:r>
      <w:r w:rsidR="009B27B6">
        <w:t>, Activity C</w:t>
      </w:r>
      <w:r>
        <w:t xml:space="preserve"> is a repeat of Activities A &amp; B</w:t>
      </w:r>
      <w:r w:rsidR="009B27B6">
        <w:t>,</w:t>
      </w:r>
      <w:r>
        <w:t xml:space="preserve"> so see stumbling blocks for those activities.</w:t>
      </w:r>
    </w:p>
    <w:p w14:paraId="0AE6541D" w14:textId="57414058" w:rsidR="006D4B77" w:rsidRDefault="006D4B77" w:rsidP="006D4B77">
      <w:pPr>
        <w:pStyle w:val="Heading1"/>
      </w:pPr>
      <w:r>
        <w:t>R</w:t>
      </w:r>
      <w:r w:rsidR="00585732">
        <w:t>esources and References</w:t>
      </w:r>
    </w:p>
    <w:p w14:paraId="4135A105" w14:textId="696FCD9D" w:rsidR="006D4B77" w:rsidRDefault="006D4B77" w:rsidP="000C4AAF">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C820A5">
      <w:r>
        <w:t>Articles:</w:t>
      </w:r>
    </w:p>
    <w:p w14:paraId="71559A7F" w14:textId="77777777" w:rsidR="00C820A5" w:rsidRDefault="00C820A5" w:rsidP="00A9749E">
      <w:pPr>
        <w:pStyle w:val="ListParagraph"/>
        <w:numPr>
          <w:ilvl w:val="0"/>
          <w:numId w:val="14"/>
        </w:numPr>
      </w:pPr>
      <w:proofErr w:type="spellStart"/>
      <w:r>
        <w:t>Dietze</w:t>
      </w:r>
      <w:proofErr w:type="spellEnd"/>
      <w:r>
        <w:t>, M., &amp; Lynch, H. (2019). Forecasting a bright future for ecology. Frontiers in Ecology and the Environment, 17(1), 3. https://doi.org/10.1002/fee.1994</w:t>
      </w:r>
    </w:p>
    <w:p w14:paraId="7C14E07C" w14:textId="77777777" w:rsidR="00C820A5" w:rsidRDefault="00C820A5" w:rsidP="00A9749E">
      <w:pPr>
        <w:pStyle w:val="ListParagraph"/>
        <w:numPr>
          <w:ilvl w:val="0"/>
          <w:numId w:val="14"/>
        </w:numPr>
      </w:pPr>
      <w:proofErr w:type="spellStart"/>
      <w:r>
        <w:t>Dietze</w:t>
      </w:r>
      <w:proofErr w:type="spellEnd"/>
      <w:r>
        <w:t xml:space="preserve">, M. C., Fox, A., Beck-Johnson, L. M., Betancourt, J. L., Hooten, M. B., </w:t>
      </w:r>
      <w:proofErr w:type="spellStart"/>
      <w:r>
        <w:t>Jarnevich</w:t>
      </w:r>
      <w:proofErr w:type="spellEnd"/>
      <w:r>
        <w:t xml:space="preserve">, C. S., </w:t>
      </w:r>
      <w:proofErr w:type="spellStart"/>
      <w:r>
        <w:t>Keitt</w:t>
      </w:r>
      <w:proofErr w:type="spellEnd"/>
      <w:r>
        <w:t xml:space="preserve">, T. H., Kenney, M. A., Laney, C. M., Larsen, L. G., </w:t>
      </w:r>
      <w:proofErr w:type="spellStart"/>
      <w:r>
        <w:t>Loescher</w:t>
      </w:r>
      <w:proofErr w:type="spellEnd"/>
      <w:r>
        <w:t xml:space="preserve">, H. W., Lunch, C. K., </w:t>
      </w:r>
      <w:proofErr w:type="spellStart"/>
      <w:r>
        <w:t>Pijanowski</w:t>
      </w:r>
      <w:proofErr w:type="spellEnd"/>
      <w:r>
        <w:t xml:space="preserve">, B. C., </w:t>
      </w:r>
      <w:proofErr w:type="spellStart"/>
      <w:r>
        <w:t>Randerson</w:t>
      </w:r>
      <w:proofErr w:type="spellEnd"/>
      <w:r>
        <w:t xml:space="preserve">, J. T., Read, E. K., </w:t>
      </w:r>
      <w:proofErr w:type="spellStart"/>
      <w:r>
        <w:t>Tredennick</w:t>
      </w:r>
      <w:proofErr w:type="spellEnd"/>
      <w:r>
        <w:t>,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A9749E">
      <w:pPr>
        <w:pStyle w:val="ListParagraph"/>
        <w:numPr>
          <w:ilvl w:val="0"/>
          <w:numId w:val="14"/>
        </w:numPr>
      </w:pPr>
      <w:r>
        <w:t xml:space="preserve">Jackson, L. J., </w:t>
      </w:r>
      <w:proofErr w:type="spellStart"/>
      <w:r>
        <w:t>Trebitz</w:t>
      </w:r>
      <w:proofErr w:type="spellEnd"/>
      <w:r>
        <w:t xml:space="preserve">, A. S., &amp; Cottingham, K. L. (2000). An Introduction to the Practice of Ecological Modeling. </w:t>
      </w:r>
      <w:proofErr w:type="spellStart"/>
      <w:r>
        <w:t>BioScience</w:t>
      </w:r>
      <w:proofErr w:type="spellEnd"/>
      <w:r>
        <w:t xml:space="preserve">, 50(8), 694. </w:t>
      </w:r>
      <w:hyperlink r:id="rId10" w:history="1">
        <w:r w:rsidRPr="005678DD">
          <w:rPr>
            <w:rStyle w:val="Hyperlink"/>
          </w:rPr>
          <w:t>https://doi.org/10.1641/0006-3568(2000)050[0694:aittpo]2.0.co;2</w:t>
        </w:r>
      </w:hyperlink>
    </w:p>
    <w:p w14:paraId="6F878617" w14:textId="77777777" w:rsidR="00C820A5" w:rsidRDefault="00C820A5" w:rsidP="00C820A5">
      <w:r>
        <w:t>Videos:</w:t>
      </w:r>
    </w:p>
    <w:p w14:paraId="781C19C3" w14:textId="4A331BC4" w:rsidR="00C820A5" w:rsidRDefault="00C820A5" w:rsidP="00A9749E">
      <w:pPr>
        <w:pStyle w:val="ListParagraph"/>
        <w:numPr>
          <w:ilvl w:val="0"/>
          <w:numId w:val="15"/>
        </w:numPr>
      </w:pPr>
      <w:r>
        <w:t xml:space="preserve">NEON's </w:t>
      </w:r>
      <w:hyperlink r:id="rId11" w:history="1">
        <w:r w:rsidRPr="00C820A5">
          <w:rPr>
            <w:rStyle w:val="Hyperlink"/>
          </w:rPr>
          <w:t>Ecological Forecast: The Science of Predicting Ecosystems</w:t>
        </w:r>
      </w:hyperlink>
    </w:p>
    <w:p w14:paraId="69154BDE" w14:textId="77777777" w:rsidR="00C820A5" w:rsidRDefault="00C820A5" w:rsidP="00A9749E">
      <w:pPr>
        <w:pStyle w:val="ListParagraph"/>
        <w:numPr>
          <w:ilvl w:val="0"/>
          <w:numId w:val="15"/>
        </w:numPr>
      </w:pPr>
      <w:r>
        <w:t>Fundamentals of Ecological Forecasting Series</w:t>
      </w:r>
    </w:p>
    <w:p w14:paraId="53AF548E" w14:textId="3E248A15" w:rsidR="00C820A5" w:rsidRDefault="00F63535" w:rsidP="00A9749E">
      <w:pPr>
        <w:pStyle w:val="ListParagraph"/>
        <w:numPr>
          <w:ilvl w:val="1"/>
          <w:numId w:val="15"/>
        </w:numPr>
      </w:pPr>
      <w:hyperlink r:id="rId12" w:history="1">
        <w:r w:rsidR="00C820A5" w:rsidRPr="00C820A5">
          <w:rPr>
            <w:rStyle w:val="Hyperlink"/>
          </w:rPr>
          <w:t>Why Forecast?</w:t>
        </w:r>
      </w:hyperlink>
    </w:p>
    <w:p w14:paraId="02010EC9" w14:textId="7DA0E0B3" w:rsidR="00C820A5" w:rsidRDefault="00C820A5" w:rsidP="00C820A5"/>
    <w:p w14:paraId="7A2E7285" w14:textId="77777777" w:rsidR="000B120F" w:rsidRDefault="000B120F" w:rsidP="000C4AAF">
      <w:pPr>
        <w:pStyle w:val="Heading2"/>
        <w:numPr>
          <w:ilvl w:val="0"/>
          <w:numId w:val="0"/>
        </w:numPr>
        <w:contextualSpacing/>
        <w:rPr>
          <w:rFonts w:eastAsiaTheme="minorEastAsia"/>
        </w:rPr>
      </w:pPr>
      <w:r>
        <w:rPr>
          <w:rFonts w:eastAsiaTheme="minorEastAsia"/>
        </w:rPr>
        <w:t>Recent publications about EDDIE modules:</w:t>
      </w:r>
    </w:p>
    <w:p w14:paraId="62EC5838" w14:textId="77777777" w:rsidR="000B120F" w:rsidRDefault="000B120F" w:rsidP="00A9749E">
      <w:pPr>
        <w:pStyle w:val="ListParagraph"/>
        <w:numPr>
          <w:ilvl w:val="0"/>
          <w:numId w:val="9"/>
        </w:numPr>
      </w:pPr>
      <w:r>
        <w:t xml:space="preserve">Carey, C. C., R. D. </w:t>
      </w:r>
      <w:proofErr w:type="spellStart"/>
      <w:r>
        <w:t>Gougis</w:t>
      </w:r>
      <w:proofErr w:type="spellEnd"/>
      <w:r>
        <w:t>,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A9749E">
      <w:pPr>
        <w:pStyle w:val="ListParagraph"/>
        <w:numPr>
          <w:ilvl w:val="0"/>
          <w:numId w:val="9"/>
        </w:numPr>
      </w:pPr>
      <w:r w:rsidRPr="00B0479A">
        <w:lastRenderedPageBreak/>
        <w:t xml:space="preserve">Carey, C. C., and R. D. </w:t>
      </w:r>
      <w:proofErr w:type="spellStart"/>
      <w:r w:rsidRPr="00B0479A">
        <w:t>Gougis</w:t>
      </w:r>
      <w:proofErr w:type="spellEnd"/>
      <w:r w:rsidRPr="00B0479A">
        <w:t xml:space="preserve">.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A9749E">
      <w:pPr>
        <w:pStyle w:val="ListParagraph"/>
        <w:numPr>
          <w:ilvl w:val="0"/>
          <w:numId w:val="9"/>
        </w:numPr>
      </w:pPr>
      <w:r>
        <w:t xml:space="preserve">Klug, J. L., C. C. Carey, D. C. Richardson, and R. Darner </w:t>
      </w:r>
      <w:proofErr w:type="spellStart"/>
      <w:r>
        <w:t>Gougis</w:t>
      </w:r>
      <w:proofErr w:type="spellEnd"/>
      <w:r>
        <w:t xml:space="preserve">. 2017. Analysis of high-frequency and long-term data in undergraduate ecology classes improves quantitative literacy. Ecosphere </w:t>
      </w:r>
      <w:proofErr w:type="gramStart"/>
      <w:r>
        <w:t>8:e</w:t>
      </w:r>
      <w:proofErr w:type="gramEnd"/>
      <w:r>
        <w:t>01733.</w:t>
      </w:r>
    </w:p>
    <w:p w14:paraId="3874A0A2" w14:textId="77777777" w:rsidR="00C8553A" w:rsidRDefault="00C8553A" w:rsidP="00A9749E">
      <w:pPr>
        <w:pStyle w:val="ListParagraph"/>
        <w:numPr>
          <w:ilvl w:val="0"/>
          <w:numId w:val="9"/>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3" w:history="1">
        <w:r w:rsidRPr="00C7640C">
          <w:t>10.1002/ece3.4363</w:t>
        </w:r>
      </w:hyperlink>
    </w:p>
    <w:p w14:paraId="6F38B474" w14:textId="69560B66" w:rsidR="00C7640C" w:rsidRDefault="00C7640C" w:rsidP="00A9749E">
      <w:pPr>
        <w:pStyle w:val="ListParagraph"/>
        <w:numPr>
          <w:ilvl w:val="0"/>
          <w:numId w:val="9"/>
        </w:numPr>
      </w:pPr>
      <w:r>
        <w:t xml:space="preserve">Carey, C. C., Farrell, K. J., </w:t>
      </w:r>
      <w:proofErr w:type="spellStart"/>
      <w:r>
        <w:t>Hounshell</w:t>
      </w:r>
      <w:proofErr w:type="spellEnd"/>
      <w:r>
        <w:t>,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4" w:history="1">
        <w:r w:rsidRPr="00C7640C">
          <w:t>10.1002/ece3.6757</w:t>
        </w:r>
      </w:hyperlink>
    </w:p>
    <w:p w14:paraId="4005B4F2" w14:textId="77777777" w:rsidR="00C7640C" w:rsidRDefault="00C7640C" w:rsidP="00C7640C">
      <w:pPr>
        <w:ind w:left="360"/>
      </w:pPr>
    </w:p>
    <w:p w14:paraId="68F71BEE" w14:textId="77777777" w:rsidR="00CF67DF" w:rsidRPr="00603DAD" w:rsidRDefault="00CF67DF" w:rsidP="00603DAD">
      <w:pPr>
        <w:pStyle w:val="Heading1"/>
      </w:pPr>
      <w:r w:rsidRPr="00603DAD">
        <w:t>We’d love your feedback!</w:t>
      </w:r>
    </w:p>
    <w:p w14:paraId="4571F80F" w14:textId="7EEB2EE1" w:rsidR="00EC44F0" w:rsidRPr="00603DAD" w:rsidRDefault="00CF67DF" w:rsidP="00603DAD">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5" w:history="1">
        <w:r w:rsidR="00353F9E" w:rsidRPr="003D000D">
          <w:rPr>
            <w:rStyle w:val="Hyperlink"/>
          </w:rPr>
          <w:t>http://module5.macrosystemseddie.org</w:t>
        </w:r>
      </w:hyperlink>
      <w:r w:rsidR="00F673DC">
        <w:t xml:space="preserve"> or by sending an email to MacrosystemsEDDIE@gmail.com</w:t>
      </w:r>
      <w:r w:rsidR="00BF2D4A">
        <w:t xml:space="preserve"> </w:t>
      </w:r>
      <w:r w:rsidR="00EC44F0" w:rsidRPr="00603DAD">
        <w:br w:type="page"/>
      </w:r>
    </w:p>
    <w:p w14:paraId="5B179DDA" w14:textId="5415051C" w:rsidR="00EC44F0" w:rsidRDefault="00EC44F0" w:rsidP="00EC44F0">
      <w:pPr>
        <w:pStyle w:val="Heading1"/>
      </w:pPr>
      <w:r>
        <w:lastRenderedPageBreak/>
        <w:t>Answer Key</w:t>
      </w:r>
    </w:p>
    <w:p w14:paraId="30FEB204" w14:textId="1FAECF08" w:rsidR="00EC44F0" w:rsidRDefault="00EC44F0" w:rsidP="00EC44F0">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1377229B" w14:textId="1EF3C299" w:rsidR="00F35C03" w:rsidRDefault="00F35C03" w:rsidP="00EC44F0">
      <w:pPr>
        <w:pStyle w:val="Heading2"/>
        <w:numPr>
          <w:ilvl w:val="0"/>
          <w:numId w:val="0"/>
        </w:numPr>
      </w:pPr>
      <w:r>
        <w:t>Introduction</w:t>
      </w:r>
    </w:p>
    <w:p w14:paraId="31F8BE3C" w14:textId="55BFB2EC" w:rsidR="00F35C03" w:rsidRDefault="00F35C03" w:rsidP="00F35C03">
      <w:r w:rsidRPr="00F35C03">
        <w:t>Q1. How have you used forecasts (ecological, political, sports, any kind!) before in your day-to-day life?</w:t>
      </w:r>
    </w:p>
    <w:p w14:paraId="363FFB6D" w14:textId="10491BB5" w:rsidR="00F35C03" w:rsidRDefault="00F35C03" w:rsidP="00A9749E">
      <w:pPr>
        <w:pStyle w:val="ListParagraph"/>
        <w:numPr>
          <w:ilvl w:val="0"/>
          <w:numId w:val="18"/>
        </w:numPr>
      </w:pPr>
      <w:r>
        <w:t>Usually weather forecast is the most widely used forecast</w:t>
      </w:r>
      <w:r w:rsidR="00296EFC">
        <w:t>, but any reasonable answer is acceptable here.</w:t>
      </w:r>
    </w:p>
    <w:p w14:paraId="18B79C73" w14:textId="6DE2D455" w:rsidR="00F35C03" w:rsidRDefault="00F35C03" w:rsidP="00F35C03">
      <w:r w:rsidRPr="00F35C03">
        <w:t>Q2. How can ecological forecasts improve both natural resource management and ecological understanding?</w:t>
      </w:r>
    </w:p>
    <w:p w14:paraId="6EA98E95" w14:textId="4B9BA76E" w:rsidR="00952364" w:rsidRDefault="00952364" w:rsidP="00A9749E">
      <w:pPr>
        <w:pStyle w:val="ListParagraph"/>
        <w:numPr>
          <w:ilvl w:val="0"/>
          <w:numId w:val="17"/>
        </w:numPr>
      </w:pPr>
      <w:r w:rsidRPr="00952364">
        <w:t xml:space="preserve">If we can predict how ecosystems </w:t>
      </w:r>
      <w:r w:rsidR="00296EFC">
        <w:t>will</w:t>
      </w:r>
      <w:r w:rsidR="00296EFC" w:rsidRPr="00952364">
        <w:t xml:space="preserve"> </w:t>
      </w:r>
      <w:r w:rsidRPr="00952364">
        <w:t>chang</w:t>
      </w:r>
      <w:r w:rsidR="00296EFC">
        <w:t>e</w:t>
      </w:r>
      <w:r w:rsidRPr="00952364">
        <w:t xml:space="preserve"> in the future, we can be proactive about </w:t>
      </w:r>
      <w:r>
        <w:t>avoiding</w:t>
      </w:r>
      <w:r w:rsidRPr="00952364">
        <w:t xml:space="preserve"> changes that we deem undesirable. </w:t>
      </w:r>
    </w:p>
    <w:p w14:paraId="3FA94B17" w14:textId="06AA86D6" w:rsidR="00F35C03" w:rsidRDefault="00952364" w:rsidP="00A9749E">
      <w:pPr>
        <w:pStyle w:val="ListParagraph"/>
        <w:numPr>
          <w:ilvl w:val="0"/>
          <w:numId w:val="17"/>
        </w:numPr>
      </w:pPr>
      <w:r>
        <w:t>I</w:t>
      </w:r>
      <w:r w:rsidRPr="00952364">
        <w:t xml:space="preserve">f we can predict the future responses </w:t>
      </w:r>
      <w:r w:rsidR="00296EFC">
        <w:t>to</w:t>
      </w:r>
      <w:r w:rsidR="00296EFC" w:rsidRPr="00952364">
        <w:t xml:space="preserve"> </w:t>
      </w:r>
      <w:r w:rsidRPr="00952364">
        <w:t xml:space="preserve">management decisions, we can make more informed decisions </w:t>
      </w:r>
      <w:r w:rsidR="00296EFC">
        <w:t>to</w:t>
      </w:r>
      <w:r w:rsidRPr="00952364">
        <w:t xml:space="preserve"> optimize natural resource abundance and human benefits.</w:t>
      </w:r>
    </w:p>
    <w:p w14:paraId="7A94B231" w14:textId="2563EE2B" w:rsidR="00F35C03" w:rsidRDefault="00F35C03" w:rsidP="00F35C03">
      <w:r w:rsidRPr="00F35C03">
        <w:t>Q3. How do you think forecasts of freshwater primary productivity will differ between warmer lakes and colder lakes?</w:t>
      </w:r>
    </w:p>
    <w:p w14:paraId="05B4B8D9" w14:textId="6233E89C" w:rsidR="00F35C03" w:rsidRDefault="00724BCE" w:rsidP="00A9749E">
      <w:pPr>
        <w:pStyle w:val="ListParagraph"/>
        <w:numPr>
          <w:ilvl w:val="0"/>
          <w:numId w:val="17"/>
        </w:numPr>
      </w:pPr>
      <w:r>
        <w:t>Generally,</w:t>
      </w:r>
      <w:r w:rsidRPr="00724BCE">
        <w:t xml:space="preserve"> warmer lakes will likely have higher forecasted primary productivity than cold lakes</w:t>
      </w:r>
      <w:ins w:id="0" w:author="Cayelan C. Carey" w:date="2021-02-23T13:11:00Z">
        <w:r w:rsidR="00296EFC">
          <w:t>,</w:t>
        </w:r>
      </w:ins>
      <w:r>
        <w:t xml:space="preserve"> but this can vary depending on local </w:t>
      </w:r>
      <w:r w:rsidR="00345479">
        <w:t>land use</w:t>
      </w:r>
      <w:r w:rsidR="00652778">
        <w:t xml:space="preserve"> conditions in the</w:t>
      </w:r>
      <w:r>
        <w:t xml:space="preserve"> lake</w:t>
      </w:r>
      <w:r w:rsidR="00652778">
        <w:t>’s watershed</w:t>
      </w:r>
      <w:r>
        <w:t>.</w:t>
      </w:r>
    </w:p>
    <w:p w14:paraId="688A5BE1" w14:textId="07DC79B8" w:rsidR="00F35C03" w:rsidRDefault="00F35C03" w:rsidP="00EC44F0">
      <w:pPr>
        <w:pStyle w:val="Heading2"/>
        <w:numPr>
          <w:ilvl w:val="0"/>
          <w:numId w:val="0"/>
        </w:numPr>
      </w:pPr>
      <w:r>
        <w:t>Exploration</w:t>
      </w:r>
    </w:p>
    <w:p w14:paraId="30364835" w14:textId="1A1AC6E6" w:rsidR="00724BCE" w:rsidRDefault="00724BCE" w:rsidP="00724BCE">
      <w:r w:rsidRPr="00724BCE">
        <w:t>Q4. Choose one of the ecological forecasts above and use the website to answer the questions below.</w:t>
      </w:r>
    </w:p>
    <w:p w14:paraId="104D2A91" w14:textId="5CAF3622" w:rsidR="00724BCE" w:rsidRDefault="00724BCE" w:rsidP="00A9749E">
      <w:pPr>
        <w:pStyle w:val="ListParagraph"/>
        <w:numPr>
          <w:ilvl w:val="0"/>
          <w:numId w:val="19"/>
        </w:numPr>
      </w:pPr>
      <w:r w:rsidRPr="00724BCE">
        <w:t>Which ecological forecast did you select?</w:t>
      </w:r>
    </w:p>
    <w:p w14:paraId="48BC9A28" w14:textId="33F6C5DF" w:rsidR="00724BCE" w:rsidRDefault="00724BCE" w:rsidP="00A9749E">
      <w:pPr>
        <w:pStyle w:val="ListParagraph"/>
        <w:numPr>
          <w:ilvl w:val="0"/>
          <w:numId w:val="19"/>
        </w:numPr>
      </w:pPr>
      <w:r w:rsidRPr="00724BCE">
        <w:t>What ecological variable(s) are being forecasted?</w:t>
      </w:r>
    </w:p>
    <w:p w14:paraId="1D11C2AC" w14:textId="3190FC2F" w:rsidR="00724BCE" w:rsidRDefault="00724BCE" w:rsidP="00A9749E">
      <w:pPr>
        <w:pStyle w:val="ListParagraph"/>
        <w:numPr>
          <w:ilvl w:val="0"/>
          <w:numId w:val="19"/>
        </w:numPr>
      </w:pPr>
      <w:r w:rsidRPr="00724BCE">
        <w:t>How can this forecast help the public and/or managers?</w:t>
      </w:r>
    </w:p>
    <w:p w14:paraId="22275F62" w14:textId="77E2C12B" w:rsidR="00724BCE" w:rsidRDefault="00724BCE" w:rsidP="00A9749E">
      <w:pPr>
        <w:pStyle w:val="ListParagraph"/>
        <w:numPr>
          <w:ilvl w:val="1"/>
          <w:numId w:val="19"/>
        </w:numPr>
      </w:pPr>
      <w:r>
        <w:t>Help decision makers/stakeholders make decisions in how to preserve the target resource</w:t>
      </w:r>
    </w:p>
    <w:p w14:paraId="08318B30" w14:textId="51199065" w:rsidR="00724BCE" w:rsidRDefault="00724BCE" w:rsidP="00A9749E">
      <w:pPr>
        <w:pStyle w:val="ListParagraph"/>
        <w:numPr>
          <w:ilvl w:val="0"/>
          <w:numId w:val="19"/>
        </w:numPr>
      </w:pPr>
      <w:r w:rsidRPr="00724BCE">
        <w:t>Describe the way(s) in which the forecast is visualized</w:t>
      </w:r>
    </w:p>
    <w:p w14:paraId="5CC5639B" w14:textId="1D1DF339" w:rsidR="00724BCE" w:rsidRDefault="00724BCE" w:rsidP="00A9749E">
      <w:pPr>
        <w:pStyle w:val="ListParagraph"/>
        <w:numPr>
          <w:ilvl w:val="1"/>
          <w:numId w:val="19"/>
        </w:numPr>
      </w:pPr>
      <w:r>
        <w:t>Is it a time series or spatial map?</w:t>
      </w:r>
    </w:p>
    <w:p w14:paraId="2108A481" w14:textId="214131AF" w:rsidR="00724BCE" w:rsidRDefault="00724BCE" w:rsidP="00A9749E">
      <w:pPr>
        <w:pStyle w:val="ListParagraph"/>
        <w:numPr>
          <w:ilvl w:val="1"/>
          <w:numId w:val="19"/>
        </w:numPr>
      </w:pPr>
      <w:r>
        <w:t>Is uncertainty included in the visualization?</w:t>
      </w:r>
    </w:p>
    <w:p w14:paraId="5D1BDA6B" w14:textId="446AFF57" w:rsidR="00724BCE" w:rsidRPr="00724BCE" w:rsidRDefault="00724BCE" w:rsidP="00A9749E">
      <w:pPr>
        <w:pStyle w:val="ListParagraph"/>
        <w:numPr>
          <w:ilvl w:val="1"/>
          <w:numId w:val="19"/>
        </w:numPr>
      </w:pPr>
      <w:r>
        <w:t>How is uncertainty visualized? Confidence intervals, color, etc.</w:t>
      </w:r>
    </w:p>
    <w:p w14:paraId="3DAB86D9" w14:textId="57D28BC3" w:rsidR="00EC44F0" w:rsidRDefault="00EC44F0" w:rsidP="00EC44F0">
      <w:pPr>
        <w:pStyle w:val="Heading2"/>
        <w:numPr>
          <w:ilvl w:val="0"/>
          <w:numId w:val="0"/>
        </w:numPr>
      </w:pPr>
      <w:r>
        <w:t xml:space="preserve">Activity A: </w:t>
      </w:r>
    </w:p>
    <w:p w14:paraId="4348ABE7" w14:textId="70D76941" w:rsidR="00724BCE" w:rsidRDefault="00724BCE" w:rsidP="00724BCE">
      <w:pPr>
        <w:pStyle w:val="Heading3"/>
      </w:pPr>
      <w:r>
        <w:t xml:space="preserve">Objective 1 - </w:t>
      </w:r>
      <w:r w:rsidRPr="00724BCE">
        <w:t>Objective 1 - Select a Site</w:t>
      </w:r>
    </w:p>
    <w:p w14:paraId="12EDCAEB" w14:textId="71B2497D" w:rsidR="00724BCE" w:rsidRDefault="00724BCE" w:rsidP="00724BCE">
      <w:r w:rsidRPr="00724BCE">
        <w:t>Q5. Fill out information about your selected NEON site:</w:t>
      </w:r>
    </w:p>
    <w:p w14:paraId="5FBA3CDD" w14:textId="25BB9C65" w:rsidR="00724BCE" w:rsidRDefault="00724BCE" w:rsidP="00A9749E">
      <w:pPr>
        <w:pStyle w:val="ListParagraph"/>
        <w:numPr>
          <w:ilvl w:val="0"/>
          <w:numId w:val="20"/>
        </w:numPr>
      </w:pPr>
      <w:r>
        <w:t>Collate information from the description in the Shiny app and also latitude and longitude are available on the Site info page. For some lakes</w:t>
      </w:r>
      <w:r w:rsidR="00296EFC">
        <w:t>,</w:t>
      </w:r>
      <w:r>
        <w:t xml:space="preserve"> not all the data is </w:t>
      </w:r>
      <w:r w:rsidR="00296EFC">
        <w:t xml:space="preserve">available </w:t>
      </w:r>
      <w:r>
        <w:t>so they can input NA.</w:t>
      </w:r>
    </w:p>
    <w:p w14:paraId="012060B6" w14:textId="1FB65ACA" w:rsidR="00724BCE" w:rsidRDefault="00724BCE" w:rsidP="00724BCE">
      <w:pPr>
        <w:pStyle w:val="Heading3"/>
      </w:pPr>
      <w:r w:rsidRPr="00724BCE">
        <w:lastRenderedPageBreak/>
        <w:t>Objective 2 - Inspect the Data</w:t>
      </w:r>
    </w:p>
    <w:p w14:paraId="338A5617" w14:textId="4559D357" w:rsidR="00C820A5" w:rsidRDefault="003A422C" w:rsidP="00C820A5">
      <w:r w:rsidRPr="003A422C">
        <w:t>Q6. Fill out the table below with the description of site variables:</w:t>
      </w:r>
    </w:p>
    <w:p w14:paraId="220D8A26" w14:textId="68876158" w:rsidR="003A422C" w:rsidRDefault="003A422C" w:rsidP="00A9749E">
      <w:pPr>
        <w:pStyle w:val="ListParagraph"/>
        <w:numPr>
          <w:ilvl w:val="0"/>
          <w:numId w:val="20"/>
        </w:numPr>
      </w:pPr>
      <w:r>
        <w:t>Simple summary statistics which vary by site</w:t>
      </w:r>
    </w:p>
    <w:p w14:paraId="49443F09" w14:textId="2EC188B4" w:rsidR="003A422C" w:rsidRDefault="003A422C" w:rsidP="003A422C">
      <w:pPr>
        <w:pStyle w:val="Heading3"/>
      </w:pPr>
      <w:r w:rsidRPr="00724BCE">
        <w:t xml:space="preserve">Objective </w:t>
      </w:r>
      <w:r>
        <w:t>3</w:t>
      </w:r>
      <w:r w:rsidRPr="00724BCE">
        <w:t xml:space="preserve"> - </w:t>
      </w:r>
      <w:r w:rsidRPr="003A422C">
        <w:t>Explore variable relationships</w:t>
      </w:r>
    </w:p>
    <w:p w14:paraId="51A6249A" w14:textId="158886D1" w:rsidR="003A422C" w:rsidRDefault="003A422C" w:rsidP="003A422C">
      <w:r w:rsidRPr="003A422C">
        <w:t>Q7. Describe the effect of each of the following variables on chlorophyll-a. Chlorophyll-a is used as a proxy measurement for phytoplankton concentration and primary productivity in aquatic environments.</w:t>
      </w:r>
    </w:p>
    <w:p w14:paraId="31A8CD67" w14:textId="7A755E83" w:rsidR="003A422C" w:rsidRDefault="00345479" w:rsidP="00A9749E">
      <w:pPr>
        <w:pStyle w:val="ListParagraph"/>
        <w:numPr>
          <w:ilvl w:val="0"/>
          <w:numId w:val="20"/>
        </w:numPr>
      </w:pPr>
      <w:r>
        <w:t>Generally,</w:t>
      </w:r>
      <w:r w:rsidR="00296EFC">
        <w:t xml:space="preserve"> we are</w:t>
      </w:r>
      <w:r w:rsidR="003A422C">
        <w:t xml:space="preserve"> looking </w:t>
      </w:r>
      <w:r w:rsidR="00296EFC">
        <w:t xml:space="preserve">for students </w:t>
      </w:r>
      <w:r w:rsidR="003A422C">
        <w:t>to describe relationships</w:t>
      </w:r>
      <w:r w:rsidR="008D6487">
        <w:t xml:space="preserve"> between variables – </w:t>
      </w:r>
      <w:r w:rsidR="00296EFC">
        <w:t xml:space="preserve">e.g., </w:t>
      </w:r>
      <w:r w:rsidR="008D6487">
        <w:t>positive relationship, negative relationship. For water temperature and chlorophyll-a</w:t>
      </w:r>
      <w:r w:rsidR="00296EFC">
        <w:t>,</w:t>
      </w:r>
      <w:r w:rsidR="008D6487">
        <w:t xml:space="preserve"> it may be more nuanced</w:t>
      </w:r>
      <w:r w:rsidR="00296EFC">
        <w:t>, e.g.:</w:t>
      </w:r>
      <w:r w:rsidR="008D6487">
        <w:t xml:space="preserve"> “high concentrations of </w:t>
      </w:r>
      <w:r w:rsidR="00296EFC">
        <w:t>chlorophyll</w:t>
      </w:r>
      <w:r w:rsidR="008D6487">
        <w:t>-a occur only when there is high water temperature” but this can vary by site</w:t>
      </w:r>
      <w:r w:rsidR="00296EFC">
        <w:t>.</w:t>
      </w:r>
    </w:p>
    <w:p w14:paraId="2CAE66BB" w14:textId="29B00BF6" w:rsidR="003A422C" w:rsidRDefault="008D6487" w:rsidP="003A422C">
      <w:r w:rsidRPr="008D6487">
        <w:t>Q8. Were there any other relationships you found at your site? If so, please describe below.</w:t>
      </w:r>
    </w:p>
    <w:p w14:paraId="61C79E14" w14:textId="21F3BDAB" w:rsidR="008D6487" w:rsidRDefault="008D6487" w:rsidP="00A9749E">
      <w:pPr>
        <w:pStyle w:val="ListParagraph"/>
        <w:numPr>
          <w:ilvl w:val="0"/>
          <w:numId w:val="20"/>
        </w:numPr>
      </w:pPr>
      <w:r>
        <w:t xml:space="preserve">Here we are looking for </w:t>
      </w:r>
      <w:r w:rsidR="00296EFC">
        <w:t xml:space="preserve">students </w:t>
      </w:r>
      <w:r>
        <w:t>to describe the positive relationship between air temperature and surface temperature and also underwater PAR and shortwave radiation. This will set them up for Objective 7.</w:t>
      </w:r>
    </w:p>
    <w:p w14:paraId="5492CC04" w14:textId="4136AF14" w:rsidR="008D6487" w:rsidRDefault="008D6487" w:rsidP="00A9749E">
      <w:pPr>
        <w:pStyle w:val="ListParagraph"/>
        <w:numPr>
          <w:ilvl w:val="0"/>
          <w:numId w:val="20"/>
        </w:numPr>
      </w:pPr>
      <w:r>
        <w:t>There may also be a negative relationship between surface water temperature and dissolved oxygen but this varies by site</w:t>
      </w:r>
      <w:r w:rsidR="00296EFC">
        <w:t>.</w:t>
      </w:r>
    </w:p>
    <w:p w14:paraId="6C3E02EC" w14:textId="0CD7B02F" w:rsidR="008D6487" w:rsidRDefault="008D6487" w:rsidP="008D6487">
      <w:pPr>
        <w:pStyle w:val="Heading3"/>
      </w:pPr>
      <w:r>
        <w:t>Obje</w:t>
      </w:r>
      <w:r w:rsidR="002D6D1F">
        <w:t>c</w:t>
      </w:r>
      <w:r>
        <w:t>tive 4 –</w:t>
      </w:r>
      <w:r w:rsidR="002D6D1F">
        <w:t xml:space="preserve"> </w:t>
      </w:r>
      <w:r w:rsidR="002D6D1F" w:rsidRPr="002D6D1F">
        <w:t>Understand the ecological model</w:t>
      </w:r>
    </w:p>
    <w:p w14:paraId="204C2361" w14:textId="48C32E30" w:rsidR="008D6487" w:rsidRDefault="002D6D1F" w:rsidP="008D6487">
      <w:r w:rsidRPr="002D6D1F">
        <w:t>Q9. What is the relationship between each of these driving variables and productivity? For example, if the driving variable increases, will it cause productivity to increase (positive), decrease (negative), or have no effect (stay the same).</w:t>
      </w:r>
    </w:p>
    <w:p w14:paraId="02CFCBEC" w14:textId="0CFB345B" w:rsidR="002D6D1F" w:rsidRDefault="002D6D1F" w:rsidP="00A9749E">
      <w:pPr>
        <w:pStyle w:val="ListParagraph"/>
        <w:numPr>
          <w:ilvl w:val="0"/>
          <w:numId w:val="21"/>
        </w:numPr>
      </w:pPr>
      <w:r>
        <w:t>Surface water temperature – positive</w:t>
      </w:r>
    </w:p>
    <w:p w14:paraId="3E29912E" w14:textId="232F0282" w:rsidR="002D6D1F" w:rsidRDefault="002D6D1F" w:rsidP="00A9749E">
      <w:pPr>
        <w:pStyle w:val="ListParagraph"/>
        <w:numPr>
          <w:ilvl w:val="0"/>
          <w:numId w:val="21"/>
        </w:numPr>
      </w:pPr>
      <w:r>
        <w:t>Incoming light – positive</w:t>
      </w:r>
    </w:p>
    <w:p w14:paraId="2DA7DA3E" w14:textId="0B591051" w:rsidR="002D6D1F" w:rsidRDefault="002D6D1F" w:rsidP="00A9749E">
      <w:pPr>
        <w:pStyle w:val="ListParagraph"/>
        <w:numPr>
          <w:ilvl w:val="0"/>
          <w:numId w:val="21"/>
        </w:numPr>
      </w:pPr>
      <w:r>
        <w:t>Available nutrients – positive</w:t>
      </w:r>
    </w:p>
    <w:p w14:paraId="5A9E33BB" w14:textId="05C75FEC" w:rsidR="002D6D1F" w:rsidRDefault="002D6D1F" w:rsidP="002D6D1F">
      <w:r w:rsidRPr="002D6D1F">
        <w:t>Q10. Classify the following as either a state variable or a parameter by dragging it into the corresponding bin.</w:t>
      </w:r>
    </w:p>
    <w:tbl>
      <w:tblPr>
        <w:tblStyle w:val="TableGrid"/>
        <w:tblW w:w="0" w:type="auto"/>
        <w:tblLook w:val="04A0" w:firstRow="1" w:lastRow="0" w:firstColumn="1" w:lastColumn="0" w:noHBand="0" w:noVBand="1"/>
      </w:tblPr>
      <w:tblGrid>
        <w:gridCol w:w="2839"/>
        <w:gridCol w:w="2839"/>
      </w:tblGrid>
      <w:tr w:rsidR="002D6D1F" w14:paraId="76D64754" w14:textId="77777777" w:rsidTr="002D6D1F">
        <w:trPr>
          <w:trHeight w:val="313"/>
        </w:trPr>
        <w:tc>
          <w:tcPr>
            <w:tcW w:w="2839" w:type="dxa"/>
          </w:tcPr>
          <w:p w14:paraId="75FBD8C3" w14:textId="62190337" w:rsidR="002D6D1F" w:rsidRPr="002D6D1F" w:rsidRDefault="002D6D1F" w:rsidP="002D6D1F">
            <w:pPr>
              <w:rPr>
                <w:b/>
                <w:bCs/>
              </w:rPr>
            </w:pPr>
            <w:r w:rsidRPr="002D6D1F">
              <w:rPr>
                <w:b/>
                <w:bCs/>
              </w:rPr>
              <w:t>State variable</w:t>
            </w:r>
          </w:p>
        </w:tc>
        <w:tc>
          <w:tcPr>
            <w:tcW w:w="2839" w:type="dxa"/>
          </w:tcPr>
          <w:p w14:paraId="59B7AF8B" w14:textId="56840BFF" w:rsidR="002D6D1F" w:rsidRPr="002D6D1F" w:rsidRDefault="002D6D1F" w:rsidP="002D6D1F">
            <w:pPr>
              <w:rPr>
                <w:b/>
                <w:bCs/>
              </w:rPr>
            </w:pPr>
            <w:r w:rsidRPr="002D6D1F">
              <w:rPr>
                <w:b/>
                <w:bCs/>
              </w:rPr>
              <w:t>Parameter</w:t>
            </w:r>
          </w:p>
        </w:tc>
      </w:tr>
      <w:tr w:rsidR="002D6D1F" w14:paraId="7528823D" w14:textId="77777777" w:rsidTr="002D6D1F">
        <w:trPr>
          <w:trHeight w:val="313"/>
        </w:trPr>
        <w:tc>
          <w:tcPr>
            <w:tcW w:w="2839" w:type="dxa"/>
          </w:tcPr>
          <w:p w14:paraId="157B4792" w14:textId="1FAECACC" w:rsidR="002D6D1F" w:rsidRDefault="002D6D1F" w:rsidP="002D6D1F">
            <w:r>
              <w:t>Phytoplankton</w:t>
            </w:r>
          </w:p>
        </w:tc>
        <w:tc>
          <w:tcPr>
            <w:tcW w:w="2839" w:type="dxa"/>
          </w:tcPr>
          <w:p w14:paraId="35756ECD" w14:textId="4A5F8550" w:rsidR="002D6D1F" w:rsidRDefault="002D6D1F" w:rsidP="002D6D1F">
            <w:r>
              <w:t>Uptake</w:t>
            </w:r>
          </w:p>
        </w:tc>
      </w:tr>
      <w:tr w:rsidR="002D6D1F" w14:paraId="5943E49C" w14:textId="77777777" w:rsidTr="002D6D1F">
        <w:trPr>
          <w:trHeight w:val="313"/>
        </w:trPr>
        <w:tc>
          <w:tcPr>
            <w:tcW w:w="2839" w:type="dxa"/>
          </w:tcPr>
          <w:p w14:paraId="2E196136" w14:textId="239BE0B2" w:rsidR="002D6D1F" w:rsidRDefault="002D6D1F" w:rsidP="002D6D1F">
            <w:r>
              <w:t>Nutrients</w:t>
            </w:r>
          </w:p>
        </w:tc>
        <w:tc>
          <w:tcPr>
            <w:tcW w:w="2839" w:type="dxa"/>
          </w:tcPr>
          <w:p w14:paraId="1EB3229F" w14:textId="10B2C630" w:rsidR="002D6D1F" w:rsidRDefault="002D6D1F" w:rsidP="002D6D1F">
            <w:r>
              <w:t>Mortality</w:t>
            </w:r>
          </w:p>
        </w:tc>
      </w:tr>
    </w:tbl>
    <w:p w14:paraId="4CB79735" w14:textId="7DC42111" w:rsidR="002D6D1F" w:rsidRDefault="002D6D1F" w:rsidP="002D6D1F"/>
    <w:p w14:paraId="68357512" w14:textId="6D2250CC" w:rsidR="00A82D35" w:rsidRDefault="00A82D35" w:rsidP="002D6D1F">
      <w:r w:rsidRPr="00A82D35">
        <w:t>Q11. We are using chlorophyll-a as a proxy of aquatic primary productivity. Select how you envision each parameter to affect chlorophyll-a concentrations:</w:t>
      </w:r>
    </w:p>
    <w:p w14:paraId="5882A6CE" w14:textId="6D54A395" w:rsidR="00A82D35" w:rsidRDefault="00A82D35" w:rsidP="00A9749E">
      <w:pPr>
        <w:pStyle w:val="ListParagraph"/>
        <w:numPr>
          <w:ilvl w:val="0"/>
          <w:numId w:val="22"/>
        </w:numPr>
      </w:pPr>
      <w:r w:rsidRPr="00A82D35">
        <w:t>Nutrient uptake by phytoplankton</w:t>
      </w:r>
      <w:r>
        <w:t xml:space="preserve"> – Positive</w:t>
      </w:r>
    </w:p>
    <w:p w14:paraId="06816BCD" w14:textId="63148AE1" w:rsidR="00A82D35" w:rsidRDefault="00A82D35" w:rsidP="00A9749E">
      <w:pPr>
        <w:pStyle w:val="ListParagraph"/>
        <w:numPr>
          <w:ilvl w:val="0"/>
          <w:numId w:val="22"/>
        </w:numPr>
      </w:pPr>
      <w:r w:rsidRPr="00A82D35">
        <w:t>Phytoplankton mortality</w:t>
      </w:r>
      <w:r>
        <w:t xml:space="preserve"> – Negative </w:t>
      </w:r>
    </w:p>
    <w:p w14:paraId="79BF9EDC" w14:textId="48770D6E" w:rsidR="00A82D35" w:rsidRDefault="00A82D35" w:rsidP="00A82D35">
      <w:pPr>
        <w:pStyle w:val="Heading3"/>
      </w:pPr>
      <w:r>
        <w:lastRenderedPageBreak/>
        <w:t>Objective 5 – Build model</w:t>
      </w:r>
    </w:p>
    <w:p w14:paraId="1A4B231C" w14:textId="17F3F74F" w:rsidR="00A82D35" w:rsidRDefault="001D1491" w:rsidP="00A82D35">
      <w:r w:rsidRPr="001D1491">
        <w:t>Q12. Without using surface water temperature or underwater light (</w:t>
      </w:r>
      <w:proofErr w:type="spellStart"/>
      <w:r w:rsidRPr="001D1491">
        <w:t>uPAR</w:t>
      </w:r>
      <w:proofErr w:type="spellEnd"/>
      <w:r w:rsidRPr="001D1491">
        <w:t>) as inputs into your model, adjust the initial conditions and parameters of your model to best replicate the observations. Make sure you select the 'Q12' row in the parameter table to save your setup. Describe how the model simulation compares to the observations.</w:t>
      </w:r>
    </w:p>
    <w:p w14:paraId="0D86429C" w14:textId="3B17C6E7" w:rsidR="001D1491" w:rsidRDefault="00A1609E" w:rsidP="00A82D35">
      <w:r>
        <w:rPr>
          <w:noProof/>
        </w:rPr>
        <w:drawing>
          <wp:inline distT="0" distB="0" distL="0" distR="0" wp14:anchorId="1A36531A" wp14:editId="407CF533">
            <wp:extent cx="64008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123565"/>
                    </a:xfrm>
                    <a:prstGeom prst="rect">
                      <a:avLst/>
                    </a:prstGeom>
                  </pic:spPr>
                </pic:pic>
              </a:graphicData>
            </a:graphic>
          </wp:inline>
        </w:drawing>
      </w:r>
    </w:p>
    <w:p w14:paraId="4F10A21C" w14:textId="14D78DE8" w:rsidR="001D1491" w:rsidRDefault="001D1491" w:rsidP="00A82D35">
      <w:r>
        <w:t xml:space="preserve">This is </w:t>
      </w:r>
      <w:r w:rsidR="00E26EDB">
        <w:t xml:space="preserve">an </w:t>
      </w:r>
      <w:r>
        <w:t xml:space="preserve">example target plot </w:t>
      </w:r>
      <w:r w:rsidR="00E26EDB">
        <w:t xml:space="preserve">that </w:t>
      </w:r>
      <w:r>
        <w:t>students should produce. The aim is to get the model</w:t>
      </w:r>
      <w:r w:rsidR="00E26EDB">
        <w:t xml:space="preserve"> to</w:t>
      </w:r>
      <w:r>
        <w:t xml:space="preserve"> replicat</w:t>
      </w:r>
      <w:r w:rsidR="00E26EDB">
        <w:t>e</w:t>
      </w:r>
      <w:r>
        <w:t xml:space="preserve"> similar ranges for chlorophyll-a. There will </w:t>
      </w:r>
      <w:r w:rsidR="00E26EDB">
        <w:t xml:space="preserve">be </w:t>
      </w:r>
      <w:r>
        <w:t xml:space="preserve">differences </w:t>
      </w:r>
      <w:r w:rsidR="00E26EDB">
        <w:t xml:space="preserve">among </w:t>
      </w:r>
      <w:r w:rsidR="00345479">
        <w:t>sites,</w:t>
      </w:r>
      <w:r>
        <w:t xml:space="preserve"> but </w:t>
      </w:r>
      <w:r w:rsidR="00E26EDB">
        <w:t xml:space="preserve">we </w:t>
      </w:r>
      <w:r>
        <w:t>aim to get within ranges.</w:t>
      </w:r>
    </w:p>
    <w:p w14:paraId="560BAF1F" w14:textId="77777777" w:rsidR="001D1491" w:rsidRDefault="001D1491" w:rsidP="00A82D35"/>
    <w:p w14:paraId="7CF32884" w14:textId="4B7CBBEF" w:rsidR="001D1491" w:rsidRDefault="001D1491" w:rsidP="001D1491">
      <w:r>
        <w:t xml:space="preserve">Q13. Explore the model's sensitivity to SWT and </w:t>
      </w:r>
      <w:proofErr w:type="spellStart"/>
      <w:r>
        <w:t>uPAR</w:t>
      </w:r>
      <w:proofErr w:type="spellEnd"/>
      <w:r>
        <w:t>:</w:t>
      </w:r>
    </w:p>
    <w:p w14:paraId="448497A4" w14:textId="78F83FED" w:rsidR="001D1491" w:rsidRDefault="001D1491" w:rsidP="00F63535">
      <w:pPr>
        <w:pStyle w:val="ListParagraph"/>
        <w:numPr>
          <w:ilvl w:val="0"/>
          <w:numId w:val="23"/>
        </w:numPr>
      </w:pPr>
      <w:r>
        <w:t>Switch on surface water temperature by checking the box. Adjust initial conditions and parameters to replicate observations. Is the model sensitive to SWT? Did it help improve the model fit? (Select the "Q13a" row in the Parameter Table to store your model setup there).</w:t>
      </w:r>
    </w:p>
    <w:p w14:paraId="40DB2EB8" w14:textId="5E00A28E" w:rsidR="001D1491" w:rsidRDefault="001D1491" w:rsidP="00A9749E">
      <w:pPr>
        <w:pStyle w:val="ListParagraph"/>
        <w:numPr>
          <w:ilvl w:val="0"/>
          <w:numId w:val="23"/>
        </w:numPr>
      </w:pPr>
      <w:r w:rsidRPr="001D1491">
        <w:t xml:space="preserve">Switch on </w:t>
      </w:r>
      <w:proofErr w:type="spellStart"/>
      <w:r w:rsidRPr="001D1491">
        <w:t>uPAR</w:t>
      </w:r>
      <w:proofErr w:type="spellEnd"/>
      <w:r w:rsidRPr="001D1491">
        <w:t xml:space="preserve"> and switch off surface water temperature. Adjust initial conditions and parameters to replicate observations. Is the model sensitive to </w:t>
      </w:r>
      <w:proofErr w:type="spellStart"/>
      <w:r w:rsidRPr="001D1491">
        <w:t>uPAR</w:t>
      </w:r>
      <w:proofErr w:type="spellEnd"/>
      <w:r w:rsidRPr="001D1491">
        <w:t>? Did it help improve the model fit? (Select the "Q13b" row in the Parameter Table to store your model setup there).</w:t>
      </w:r>
    </w:p>
    <w:p w14:paraId="5968F907" w14:textId="77777777" w:rsidR="00A1609E" w:rsidRDefault="00A1609E" w:rsidP="00A1609E"/>
    <w:p w14:paraId="73668901" w14:textId="61C67B06" w:rsidR="001D1491" w:rsidRDefault="001D1491" w:rsidP="001D1491">
      <w:r w:rsidRPr="001D1491">
        <w:t xml:space="preserve">Q14. Develop a scenario (e.g. </w:t>
      </w:r>
      <w:proofErr w:type="spellStart"/>
      <w:r w:rsidRPr="001D1491">
        <w:t>uPAR</w:t>
      </w:r>
      <w:proofErr w:type="spellEnd"/>
      <w:r w:rsidRPr="001D1491">
        <w:t xml:space="preserve"> is on, low initial conditions of phytoplankton, high nutrients, phytoplankton mortality is high, low uptake, etc.) and hypothesize how you think chlorophyll-a concentrations will respond prior to running the simulation.</w:t>
      </w:r>
    </w:p>
    <w:p w14:paraId="166A9217" w14:textId="4D0177F7" w:rsidR="001D1491" w:rsidRPr="00A82D35" w:rsidRDefault="00E26EDB" w:rsidP="00A9749E">
      <w:pPr>
        <w:pStyle w:val="ListParagraph"/>
        <w:numPr>
          <w:ilvl w:val="0"/>
          <w:numId w:val="24"/>
        </w:numPr>
      </w:pPr>
      <w:r>
        <w:t>Students should give reasonable hypotheses that follow their expectations articulated above about relationships between parameters and state variables.</w:t>
      </w:r>
    </w:p>
    <w:p w14:paraId="2620CE67" w14:textId="5F61F474" w:rsidR="00A82D35" w:rsidRDefault="001D1491" w:rsidP="00A82D35">
      <w:r w:rsidRPr="001D1491">
        <w:lastRenderedPageBreak/>
        <w:t>Q15. Add the observations to the plot. Calibrate your model by selecting sensitive variables and adjusting the parameters until they best fit the observed data. Save the plot and the parameters (Select the "Q15" row in the Parameter Table to store your model setup there), these are what will be used for the forecast.</w:t>
      </w:r>
    </w:p>
    <w:p w14:paraId="4BEBE23A" w14:textId="3FF2E8EB" w:rsidR="001D1491" w:rsidRDefault="001D1491" w:rsidP="00A9749E">
      <w:pPr>
        <w:pStyle w:val="ListParagraph"/>
        <w:numPr>
          <w:ilvl w:val="0"/>
          <w:numId w:val="24"/>
        </w:numPr>
      </w:pPr>
      <w:r>
        <w:t>Make sure students don’t spend more than 10 minutes</w:t>
      </w:r>
      <w:r w:rsidR="000E43FB">
        <w:t xml:space="preserve"> calibrating their model</w:t>
      </w:r>
      <w:r w:rsidR="00E26EDB">
        <w:t>!</w:t>
      </w:r>
    </w:p>
    <w:p w14:paraId="2F2292FD" w14:textId="3F452BB2" w:rsidR="001D1491" w:rsidRDefault="001D1491" w:rsidP="00A82D35"/>
    <w:p w14:paraId="5BAA2D38" w14:textId="020D0242" w:rsidR="000E43FB" w:rsidRDefault="00F63535" w:rsidP="00A82D35">
      <w:r>
        <w:rPr>
          <w:noProof/>
        </w:rPr>
        <w:drawing>
          <wp:inline distT="0" distB="0" distL="0" distR="0" wp14:anchorId="481C5CB1" wp14:editId="4D67BF2F">
            <wp:extent cx="64008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114675"/>
                    </a:xfrm>
                    <a:prstGeom prst="rect">
                      <a:avLst/>
                    </a:prstGeom>
                  </pic:spPr>
                </pic:pic>
              </a:graphicData>
            </a:graphic>
          </wp:inline>
        </w:drawing>
      </w:r>
    </w:p>
    <w:p w14:paraId="7B4FA5AC" w14:textId="2F0302CE" w:rsidR="000E43FB" w:rsidRDefault="000E43FB" w:rsidP="00A82D35">
      <w:r>
        <w:t>Here is an example plot of a “calibrated” model.</w:t>
      </w:r>
    </w:p>
    <w:p w14:paraId="218F5EE5" w14:textId="0FA6E26B" w:rsidR="007567A3" w:rsidRDefault="00D97411" w:rsidP="00A82D35">
      <w:r>
        <w:t>Below are the t</w:t>
      </w:r>
      <w:r w:rsidR="007567A3">
        <w:t>able</w:t>
      </w:r>
      <w:r>
        <w:t>s</w:t>
      </w:r>
      <w:r w:rsidR="007567A3">
        <w:t xml:space="preserve"> of calibrated parameters for each site</w:t>
      </w:r>
      <w:r>
        <w:t xml:space="preserve"> which you can use a reference to guide students if they are spending too long on the calibration of their model</w:t>
      </w:r>
      <w:bookmarkStart w:id="1" w:name="_GoBack"/>
      <w:bookmarkEnd w:id="1"/>
      <w:r w:rsidR="007567A3">
        <w:t>.</w:t>
      </w:r>
    </w:p>
    <w:p w14:paraId="1A37F52C" w14:textId="2D4E38F0" w:rsidR="00683F1A" w:rsidRPr="00084EC6" w:rsidRDefault="00683F1A" w:rsidP="00A82D35">
      <w:pPr>
        <w:rPr>
          <w:rFonts w:cstheme="minorHAnsi"/>
          <w:u w:val="single"/>
        </w:rPr>
      </w:pPr>
      <w:r w:rsidRPr="00084EC6">
        <w:rPr>
          <w:rFonts w:cstheme="minorHAnsi"/>
          <w:u w:val="single"/>
        </w:rPr>
        <w:t>Barco Lake – BARC</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0DA75C7F" w14:textId="77777777" w:rsidTr="00683F1A">
        <w:tc>
          <w:tcPr>
            <w:tcW w:w="0" w:type="auto"/>
            <w:tcBorders>
              <w:top w:val="nil"/>
              <w:left w:val="nil"/>
              <w:bottom w:val="single" w:sz="2" w:space="0" w:color="auto"/>
              <w:right w:val="nil"/>
            </w:tcBorders>
            <w:vAlign w:val="bottom"/>
          </w:tcPr>
          <w:p w14:paraId="0A26F48F"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380C3C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4DE37B1D" w14:textId="77777777" w:rsidR="00683F1A" w:rsidRPr="00084EC6" w:rsidRDefault="00683F1A">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2AF6EEDD" w14:textId="77777777" w:rsidR="00683F1A" w:rsidRPr="00084EC6" w:rsidRDefault="00683F1A">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5E365A4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6631D59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0DB06F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7187B0E6" w14:textId="77777777" w:rsidTr="00683F1A">
        <w:tc>
          <w:tcPr>
            <w:tcW w:w="0" w:type="auto"/>
            <w:hideMark/>
          </w:tcPr>
          <w:p w14:paraId="68942609"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1684266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C2E07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D2915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0C27262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54EE705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5A57B35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0.03</w:t>
            </w:r>
          </w:p>
        </w:tc>
      </w:tr>
      <w:tr w:rsidR="00683F1A" w:rsidRPr="00084EC6" w14:paraId="006E6503" w14:textId="77777777" w:rsidTr="00683F1A">
        <w:tc>
          <w:tcPr>
            <w:tcW w:w="0" w:type="auto"/>
            <w:hideMark/>
          </w:tcPr>
          <w:p w14:paraId="7D9A4C6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23721E81"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C0903E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0E82C0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0.31</w:t>
            </w:r>
          </w:p>
        </w:tc>
        <w:tc>
          <w:tcPr>
            <w:tcW w:w="0" w:type="auto"/>
            <w:hideMark/>
          </w:tcPr>
          <w:p w14:paraId="55EE0AD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2822D57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0.89</w:t>
            </w:r>
          </w:p>
        </w:tc>
        <w:tc>
          <w:tcPr>
            <w:tcW w:w="0" w:type="auto"/>
            <w:hideMark/>
          </w:tcPr>
          <w:p w14:paraId="5B6302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0.06</w:t>
            </w:r>
          </w:p>
        </w:tc>
      </w:tr>
      <w:tr w:rsidR="00683F1A" w:rsidRPr="00084EC6" w14:paraId="7555E70A" w14:textId="77777777" w:rsidTr="00683F1A">
        <w:tc>
          <w:tcPr>
            <w:tcW w:w="0" w:type="auto"/>
            <w:hideMark/>
          </w:tcPr>
          <w:p w14:paraId="2625D9F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527A33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CAD22B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919FC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44E80D1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154B766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0.91</w:t>
            </w:r>
          </w:p>
        </w:tc>
        <w:tc>
          <w:tcPr>
            <w:tcW w:w="0" w:type="auto"/>
            <w:hideMark/>
          </w:tcPr>
          <w:p w14:paraId="0B090D75"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0.05</w:t>
            </w:r>
          </w:p>
        </w:tc>
      </w:tr>
      <w:tr w:rsidR="00683F1A" w:rsidRPr="00084EC6" w14:paraId="6B98C228" w14:textId="77777777" w:rsidTr="00683F1A">
        <w:tc>
          <w:tcPr>
            <w:tcW w:w="0" w:type="auto"/>
            <w:hideMark/>
          </w:tcPr>
          <w:p w14:paraId="7B8D6AE8"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7B4B4548" w14:textId="7DE785ED"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11ADD6DE" w14:textId="7DEE6CFF"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5518B1ED" w14:textId="3ED86FB1"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6EC28A" w14:textId="1041B94A"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72A021F" w14:textId="446DF325"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31A03EDF" w14:textId="4915B32C"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5C25A749" w14:textId="77777777" w:rsidTr="00683F1A">
        <w:tc>
          <w:tcPr>
            <w:tcW w:w="0" w:type="auto"/>
            <w:hideMark/>
          </w:tcPr>
          <w:p w14:paraId="5E5D6DD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14CC8D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9C2EA1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059ADDA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0.56</w:t>
            </w:r>
          </w:p>
        </w:tc>
        <w:tc>
          <w:tcPr>
            <w:tcW w:w="0" w:type="auto"/>
            <w:hideMark/>
          </w:tcPr>
          <w:p w14:paraId="2136281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0.08</w:t>
            </w:r>
          </w:p>
        </w:tc>
        <w:tc>
          <w:tcPr>
            <w:tcW w:w="0" w:type="auto"/>
            <w:hideMark/>
          </w:tcPr>
          <w:p w14:paraId="35AC945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38C44206"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0.07</w:t>
            </w:r>
          </w:p>
        </w:tc>
      </w:tr>
    </w:tbl>
    <w:p w14:paraId="315CEF8D" w14:textId="2CEB2C2D" w:rsidR="00683F1A" w:rsidRPr="00084EC6" w:rsidRDefault="00683F1A" w:rsidP="00A82D35">
      <w:pPr>
        <w:rPr>
          <w:rFonts w:cstheme="minorHAnsi"/>
        </w:rPr>
      </w:pPr>
    </w:p>
    <w:p w14:paraId="550A7DC8" w14:textId="546ADE5A" w:rsidR="00683F1A" w:rsidRPr="00084EC6" w:rsidRDefault="00683F1A" w:rsidP="00A82D35">
      <w:pPr>
        <w:rPr>
          <w:rFonts w:cstheme="minorHAnsi"/>
          <w:u w:val="single"/>
        </w:rPr>
      </w:pPr>
      <w:r w:rsidRPr="00084EC6">
        <w:rPr>
          <w:rFonts w:cstheme="minorHAnsi"/>
          <w:u w:val="single"/>
        </w:rPr>
        <w:t>Crampton Lake – CRAM</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683F1A" w:rsidRPr="00084EC6" w14:paraId="34556EA1" w14:textId="77777777" w:rsidTr="00683F1A">
        <w:tc>
          <w:tcPr>
            <w:tcW w:w="0" w:type="auto"/>
            <w:tcBorders>
              <w:top w:val="nil"/>
              <w:left w:val="nil"/>
              <w:bottom w:val="single" w:sz="2" w:space="0" w:color="auto"/>
              <w:right w:val="nil"/>
            </w:tcBorders>
            <w:vAlign w:val="bottom"/>
          </w:tcPr>
          <w:p w14:paraId="3ECB3DD4" w14:textId="77777777" w:rsidR="00683F1A" w:rsidRPr="00084EC6" w:rsidRDefault="00683F1A">
            <w:pPr>
              <w:rPr>
                <w:rFonts w:cstheme="minorHAnsi"/>
              </w:rPr>
            </w:pPr>
          </w:p>
        </w:tc>
        <w:tc>
          <w:tcPr>
            <w:tcW w:w="0" w:type="auto"/>
            <w:tcBorders>
              <w:top w:val="nil"/>
              <w:left w:val="nil"/>
              <w:bottom w:val="single" w:sz="2" w:space="0" w:color="auto"/>
              <w:right w:val="nil"/>
            </w:tcBorders>
            <w:vAlign w:val="bottom"/>
            <w:hideMark/>
          </w:tcPr>
          <w:p w14:paraId="160FC13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757319BD" w14:textId="77777777" w:rsidR="00683F1A" w:rsidRPr="00084EC6" w:rsidRDefault="00683F1A">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5BAF568D" w14:textId="77777777" w:rsidR="00683F1A" w:rsidRPr="00084EC6" w:rsidRDefault="00683F1A">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709858D4"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1F94B5A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7098C3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Uptake</w:t>
            </w:r>
          </w:p>
        </w:tc>
      </w:tr>
      <w:tr w:rsidR="00683F1A" w:rsidRPr="00084EC6" w14:paraId="31F68A23" w14:textId="77777777" w:rsidTr="00683F1A">
        <w:tc>
          <w:tcPr>
            <w:tcW w:w="0" w:type="auto"/>
            <w:hideMark/>
          </w:tcPr>
          <w:p w14:paraId="4C81DCFF"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lastRenderedPageBreak/>
              <w:t>Q12</w:t>
            </w:r>
          </w:p>
        </w:tc>
        <w:tc>
          <w:tcPr>
            <w:tcW w:w="0" w:type="auto"/>
            <w:hideMark/>
          </w:tcPr>
          <w:p w14:paraId="2D07F98E"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25FD8B0A"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ACBB8E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4482421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542DB4E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7882189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r>
      <w:tr w:rsidR="00683F1A" w:rsidRPr="00084EC6" w14:paraId="6823BE48" w14:textId="77777777" w:rsidTr="00683F1A">
        <w:tc>
          <w:tcPr>
            <w:tcW w:w="0" w:type="auto"/>
            <w:hideMark/>
          </w:tcPr>
          <w:p w14:paraId="5A1E319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53603AC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BBB97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5C7B80B"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0.45</w:t>
            </w:r>
          </w:p>
        </w:tc>
        <w:tc>
          <w:tcPr>
            <w:tcW w:w="0" w:type="auto"/>
            <w:hideMark/>
          </w:tcPr>
          <w:p w14:paraId="29EC4A5A"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68ED15B1"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0.79</w:t>
            </w:r>
          </w:p>
        </w:tc>
        <w:tc>
          <w:tcPr>
            <w:tcW w:w="0" w:type="auto"/>
            <w:hideMark/>
          </w:tcPr>
          <w:p w14:paraId="6A660D93"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0.13</w:t>
            </w:r>
          </w:p>
        </w:tc>
      </w:tr>
      <w:tr w:rsidR="00683F1A" w:rsidRPr="00084EC6" w14:paraId="5EACDA2C" w14:textId="77777777" w:rsidTr="00683F1A">
        <w:tc>
          <w:tcPr>
            <w:tcW w:w="0" w:type="auto"/>
            <w:hideMark/>
          </w:tcPr>
          <w:p w14:paraId="3E47AFF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5F3762F6"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ADC6057"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68D5CE"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0.75</w:t>
            </w:r>
          </w:p>
        </w:tc>
        <w:tc>
          <w:tcPr>
            <w:tcW w:w="0" w:type="auto"/>
            <w:hideMark/>
          </w:tcPr>
          <w:p w14:paraId="07DEFE68"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0D28299"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0.57</w:t>
            </w:r>
          </w:p>
        </w:tc>
        <w:tc>
          <w:tcPr>
            <w:tcW w:w="0" w:type="auto"/>
            <w:hideMark/>
          </w:tcPr>
          <w:p w14:paraId="76E8DE80"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r w:rsidR="00683F1A" w:rsidRPr="00084EC6" w14:paraId="03E6C83E" w14:textId="77777777" w:rsidTr="00683F1A">
        <w:tc>
          <w:tcPr>
            <w:tcW w:w="0" w:type="auto"/>
            <w:hideMark/>
          </w:tcPr>
          <w:p w14:paraId="283AA5A0"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Q14</w:t>
            </w:r>
          </w:p>
        </w:tc>
        <w:tc>
          <w:tcPr>
            <w:tcW w:w="0" w:type="auto"/>
          </w:tcPr>
          <w:p w14:paraId="6CF0A438" w14:textId="2D4FB4EB"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66D8E1EA" w14:textId="65DC6B9E" w:rsidR="00683F1A" w:rsidRPr="00084EC6" w:rsidRDefault="00683F1A">
            <w:pPr>
              <w:pStyle w:val="Compact"/>
              <w:rPr>
                <w:rFonts w:asciiTheme="minorHAnsi" w:hAnsiTheme="minorHAnsi" w:cstheme="minorHAnsi"/>
              </w:rPr>
            </w:pPr>
            <w:r w:rsidRPr="00084EC6">
              <w:rPr>
                <w:rFonts w:asciiTheme="minorHAnsi" w:hAnsiTheme="minorHAnsi" w:cstheme="minorHAnsi"/>
              </w:rPr>
              <w:t>-</w:t>
            </w:r>
          </w:p>
        </w:tc>
        <w:tc>
          <w:tcPr>
            <w:tcW w:w="0" w:type="auto"/>
          </w:tcPr>
          <w:p w14:paraId="295FCBAA" w14:textId="54197AD8"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B1503AF" w14:textId="708A804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03B42FD" w14:textId="0C679BB4"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C85CBC4" w14:textId="7DCD0A8D"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w:t>
            </w:r>
          </w:p>
        </w:tc>
      </w:tr>
      <w:tr w:rsidR="00683F1A" w:rsidRPr="00084EC6" w14:paraId="1CE45854" w14:textId="77777777" w:rsidTr="00683F1A">
        <w:tc>
          <w:tcPr>
            <w:tcW w:w="0" w:type="auto"/>
            <w:hideMark/>
          </w:tcPr>
          <w:p w14:paraId="479CA22D"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5F06864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859CA74" w14:textId="77777777" w:rsidR="00683F1A" w:rsidRPr="00084EC6" w:rsidRDefault="00683F1A">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7B87F4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0.93</w:t>
            </w:r>
          </w:p>
        </w:tc>
        <w:tc>
          <w:tcPr>
            <w:tcW w:w="0" w:type="auto"/>
            <w:hideMark/>
          </w:tcPr>
          <w:p w14:paraId="0BF6ECE2"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0.11</w:t>
            </w:r>
          </w:p>
        </w:tc>
        <w:tc>
          <w:tcPr>
            <w:tcW w:w="0" w:type="auto"/>
            <w:hideMark/>
          </w:tcPr>
          <w:p w14:paraId="1AEA4EC7"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0.59</w:t>
            </w:r>
          </w:p>
        </w:tc>
        <w:tc>
          <w:tcPr>
            <w:tcW w:w="0" w:type="auto"/>
            <w:hideMark/>
          </w:tcPr>
          <w:p w14:paraId="29DCF65F" w14:textId="77777777" w:rsidR="00683F1A" w:rsidRPr="00084EC6" w:rsidRDefault="00683F1A">
            <w:pPr>
              <w:pStyle w:val="Compact"/>
              <w:jc w:val="right"/>
              <w:rPr>
                <w:rFonts w:asciiTheme="minorHAnsi" w:hAnsiTheme="minorHAnsi" w:cstheme="minorHAnsi"/>
              </w:rPr>
            </w:pPr>
            <w:r w:rsidRPr="00084EC6">
              <w:rPr>
                <w:rFonts w:asciiTheme="minorHAnsi" w:hAnsiTheme="minorHAnsi" w:cstheme="minorHAnsi"/>
              </w:rPr>
              <w:t>0.26</w:t>
            </w:r>
          </w:p>
        </w:tc>
      </w:tr>
    </w:tbl>
    <w:p w14:paraId="7A6FC1AB" w14:textId="3E1AABF9" w:rsidR="00683F1A" w:rsidRPr="00084EC6" w:rsidRDefault="00683F1A" w:rsidP="00A82D35">
      <w:pPr>
        <w:rPr>
          <w:rFonts w:cstheme="minorHAnsi"/>
        </w:rPr>
      </w:pPr>
    </w:p>
    <w:p w14:paraId="59C6EB7E" w14:textId="05F02A86" w:rsidR="000E43FB" w:rsidRPr="00084EC6" w:rsidRDefault="00683F1A" w:rsidP="00A82D35">
      <w:pPr>
        <w:rPr>
          <w:rFonts w:cstheme="minorHAnsi"/>
          <w:u w:val="single"/>
        </w:rPr>
      </w:pPr>
      <w:r w:rsidRPr="00084EC6">
        <w:rPr>
          <w:rFonts w:cstheme="minorHAnsi"/>
          <w:u w:val="single"/>
        </w:rPr>
        <w:t>Little Rock Lake – LIRO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67373C16" w14:textId="77777777" w:rsidTr="00F130EF">
        <w:tc>
          <w:tcPr>
            <w:tcW w:w="0" w:type="auto"/>
            <w:tcBorders>
              <w:top w:val="nil"/>
              <w:left w:val="nil"/>
              <w:bottom w:val="single" w:sz="2" w:space="0" w:color="auto"/>
              <w:right w:val="nil"/>
            </w:tcBorders>
            <w:vAlign w:val="bottom"/>
          </w:tcPr>
          <w:p w14:paraId="010710DA"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071E27EE"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AEE99CC" w14:textId="77777777" w:rsidR="00F130EF" w:rsidRPr="00084EC6" w:rsidRDefault="00F130EF">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1E8EFF44" w14:textId="77777777" w:rsidR="00F130EF" w:rsidRPr="00084EC6" w:rsidRDefault="00F130EF">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6EE38ED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EC642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49CA0BE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6E102019" w14:textId="77777777" w:rsidTr="00F130EF">
        <w:tc>
          <w:tcPr>
            <w:tcW w:w="0" w:type="auto"/>
            <w:hideMark/>
          </w:tcPr>
          <w:p w14:paraId="4D09076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6E6E24C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286CEA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8B1973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30039AB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553F22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507D32B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32BFBC9C" w14:textId="77777777" w:rsidTr="00F130EF">
        <w:tc>
          <w:tcPr>
            <w:tcW w:w="0" w:type="auto"/>
            <w:hideMark/>
          </w:tcPr>
          <w:p w14:paraId="7BAC5C0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1E54AAC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312778F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258872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2946B552"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18A6DAD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5425371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321C0E77" w14:textId="77777777" w:rsidTr="00F130EF">
        <w:tc>
          <w:tcPr>
            <w:tcW w:w="0" w:type="auto"/>
            <w:hideMark/>
          </w:tcPr>
          <w:p w14:paraId="00B37030"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7EE387C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79DD9D4F"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5E8E35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266ACB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7FCCB17"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0807E6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6D6EB06F" w14:textId="77777777" w:rsidTr="00F130EF">
        <w:tc>
          <w:tcPr>
            <w:tcW w:w="0" w:type="auto"/>
            <w:hideMark/>
          </w:tcPr>
          <w:p w14:paraId="7963BEE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02A05FD2" w14:textId="13C686AB"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D88A6F9" w14:textId="422909B0"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5E7A7453" w14:textId="3B658E4A"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1ACD8B24" w14:textId="42106F32"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A5FA8A3" w14:textId="0B86A17E"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D556C6" w14:textId="46EE0776"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12BF837C" w14:textId="77777777" w:rsidTr="00F130EF">
        <w:tc>
          <w:tcPr>
            <w:tcW w:w="0" w:type="auto"/>
            <w:hideMark/>
          </w:tcPr>
          <w:p w14:paraId="4A738F9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E58FBC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6BF222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D8D585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282708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01238EA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4C23C168"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073EF8F5" w14:textId="34A1058C" w:rsidR="00683F1A" w:rsidRPr="00084EC6" w:rsidRDefault="00683F1A" w:rsidP="00A82D35">
      <w:pPr>
        <w:rPr>
          <w:rFonts w:cstheme="minorHAnsi"/>
        </w:rPr>
      </w:pPr>
    </w:p>
    <w:p w14:paraId="205E90DF" w14:textId="10EB6EFB" w:rsidR="00F130EF" w:rsidRPr="00084EC6" w:rsidRDefault="00F130EF" w:rsidP="00A82D35">
      <w:pPr>
        <w:rPr>
          <w:rFonts w:cstheme="minorHAnsi"/>
          <w:u w:val="single"/>
        </w:rPr>
      </w:pPr>
      <w:r w:rsidRPr="00084EC6">
        <w:rPr>
          <w:rFonts w:cstheme="minorHAnsi"/>
          <w:u w:val="single"/>
        </w:rPr>
        <w:t>Prairie Lake – PRLA</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F130EF" w:rsidRPr="00084EC6" w14:paraId="257E8F40" w14:textId="77777777" w:rsidTr="00F130EF">
        <w:tc>
          <w:tcPr>
            <w:tcW w:w="0" w:type="auto"/>
            <w:tcBorders>
              <w:top w:val="nil"/>
              <w:left w:val="nil"/>
              <w:bottom w:val="single" w:sz="2" w:space="0" w:color="auto"/>
              <w:right w:val="nil"/>
            </w:tcBorders>
            <w:vAlign w:val="bottom"/>
          </w:tcPr>
          <w:p w14:paraId="777A0CF0" w14:textId="77777777" w:rsidR="00F130EF" w:rsidRPr="00084EC6" w:rsidRDefault="00F130EF">
            <w:pPr>
              <w:rPr>
                <w:rFonts w:cstheme="minorHAnsi"/>
              </w:rPr>
            </w:pPr>
          </w:p>
        </w:tc>
        <w:tc>
          <w:tcPr>
            <w:tcW w:w="0" w:type="auto"/>
            <w:tcBorders>
              <w:top w:val="nil"/>
              <w:left w:val="nil"/>
              <w:bottom w:val="single" w:sz="2" w:space="0" w:color="auto"/>
              <w:right w:val="nil"/>
            </w:tcBorders>
            <w:vAlign w:val="bottom"/>
            <w:hideMark/>
          </w:tcPr>
          <w:p w14:paraId="204F4382"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1BDD907F" w14:textId="77777777" w:rsidR="00F130EF" w:rsidRPr="00084EC6" w:rsidRDefault="00F130EF">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1DFD0971" w14:textId="77777777" w:rsidR="00F130EF" w:rsidRPr="00084EC6" w:rsidRDefault="00F130EF">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0F5FFB7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703E955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2BF307CA"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Uptake</w:t>
            </w:r>
          </w:p>
        </w:tc>
      </w:tr>
      <w:tr w:rsidR="00F130EF" w:rsidRPr="00084EC6" w14:paraId="27640956" w14:textId="77777777" w:rsidTr="00F130EF">
        <w:tc>
          <w:tcPr>
            <w:tcW w:w="0" w:type="auto"/>
            <w:hideMark/>
          </w:tcPr>
          <w:p w14:paraId="034A4CF1"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54765FFD"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5C4D4DB8"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1CAB7066"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3.72</w:t>
            </w:r>
          </w:p>
        </w:tc>
        <w:tc>
          <w:tcPr>
            <w:tcW w:w="0" w:type="auto"/>
            <w:hideMark/>
          </w:tcPr>
          <w:p w14:paraId="7803C9C0"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45FBCA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0.92</w:t>
            </w:r>
          </w:p>
        </w:tc>
        <w:tc>
          <w:tcPr>
            <w:tcW w:w="0" w:type="auto"/>
            <w:hideMark/>
          </w:tcPr>
          <w:p w14:paraId="27D4BD0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0.09</w:t>
            </w:r>
          </w:p>
        </w:tc>
      </w:tr>
      <w:tr w:rsidR="00F130EF" w:rsidRPr="00084EC6" w14:paraId="0323BCBF" w14:textId="77777777" w:rsidTr="00F130EF">
        <w:tc>
          <w:tcPr>
            <w:tcW w:w="0" w:type="auto"/>
            <w:hideMark/>
          </w:tcPr>
          <w:p w14:paraId="43C6FBA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43B07C6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64A21DC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3A5CBC9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3.22</w:t>
            </w:r>
          </w:p>
        </w:tc>
        <w:tc>
          <w:tcPr>
            <w:tcW w:w="0" w:type="auto"/>
            <w:hideMark/>
          </w:tcPr>
          <w:p w14:paraId="12BB1B1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F0BD47E"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0.88</w:t>
            </w:r>
          </w:p>
        </w:tc>
        <w:tc>
          <w:tcPr>
            <w:tcW w:w="0" w:type="auto"/>
            <w:hideMark/>
          </w:tcPr>
          <w:p w14:paraId="73E3BF03"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0.12</w:t>
            </w:r>
          </w:p>
        </w:tc>
      </w:tr>
      <w:tr w:rsidR="00F130EF" w:rsidRPr="00084EC6" w14:paraId="4B067ECD" w14:textId="77777777" w:rsidTr="00F130EF">
        <w:tc>
          <w:tcPr>
            <w:tcW w:w="0" w:type="auto"/>
            <w:hideMark/>
          </w:tcPr>
          <w:p w14:paraId="0D0C992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375CDFCA"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10218B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487A4ACB"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16941754"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4A4FBEB1"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0.76</w:t>
            </w:r>
          </w:p>
        </w:tc>
        <w:tc>
          <w:tcPr>
            <w:tcW w:w="0" w:type="auto"/>
            <w:hideMark/>
          </w:tcPr>
          <w:p w14:paraId="70536995"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0.24</w:t>
            </w:r>
          </w:p>
        </w:tc>
      </w:tr>
      <w:tr w:rsidR="00F130EF" w:rsidRPr="00084EC6" w14:paraId="7F87521F" w14:textId="77777777" w:rsidTr="00F130EF">
        <w:tc>
          <w:tcPr>
            <w:tcW w:w="0" w:type="auto"/>
            <w:hideMark/>
          </w:tcPr>
          <w:p w14:paraId="533B5A1C"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Q14</w:t>
            </w:r>
          </w:p>
        </w:tc>
        <w:tc>
          <w:tcPr>
            <w:tcW w:w="0" w:type="auto"/>
          </w:tcPr>
          <w:p w14:paraId="26FCC3A2" w14:textId="7500DAE3"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49E9E110" w14:textId="3CDA3C96" w:rsidR="00F130EF" w:rsidRPr="00084EC6" w:rsidRDefault="00F130EF">
            <w:pPr>
              <w:pStyle w:val="Compact"/>
              <w:rPr>
                <w:rFonts w:asciiTheme="minorHAnsi" w:hAnsiTheme="minorHAnsi" w:cstheme="minorHAnsi"/>
              </w:rPr>
            </w:pPr>
            <w:r w:rsidRPr="00084EC6">
              <w:rPr>
                <w:rFonts w:asciiTheme="minorHAnsi" w:hAnsiTheme="minorHAnsi" w:cstheme="minorHAnsi"/>
              </w:rPr>
              <w:t>-</w:t>
            </w:r>
          </w:p>
        </w:tc>
        <w:tc>
          <w:tcPr>
            <w:tcW w:w="0" w:type="auto"/>
          </w:tcPr>
          <w:p w14:paraId="2C6BFA08" w14:textId="1B5325BB"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4563C8DE" w14:textId="5FDB253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01DBCD3" w14:textId="753078BD"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FE1ABC4" w14:textId="5F94D3DC"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w:t>
            </w:r>
          </w:p>
        </w:tc>
      </w:tr>
      <w:tr w:rsidR="00F130EF" w:rsidRPr="00084EC6" w14:paraId="3BAF4178" w14:textId="77777777" w:rsidTr="00F130EF">
        <w:tc>
          <w:tcPr>
            <w:tcW w:w="0" w:type="auto"/>
            <w:hideMark/>
          </w:tcPr>
          <w:p w14:paraId="056659E3"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42931F39"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121ABAB" w14:textId="77777777" w:rsidR="00F130EF" w:rsidRPr="00084EC6" w:rsidRDefault="00F130EF">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23C3906C"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2.97</w:t>
            </w:r>
          </w:p>
        </w:tc>
        <w:tc>
          <w:tcPr>
            <w:tcW w:w="0" w:type="auto"/>
            <w:hideMark/>
          </w:tcPr>
          <w:p w14:paraId="208835C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0.05</w:t>
            </w:r>
          </w:p>
        </w:tc>
        <w:tc>
          <w:tcPr>
            <w:tcW w:w="0" w:type="auto"/>
            <w:hideMark/>
          </w:tcPr>
          <w:p w14:paraId="24841C7D"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0.81</w:t>
            </w:r>
          </w:p>
        </w:tc>
        <w:tc>
          <w:tcPr>
            <w:tcW w:w="0" w:type="auto"/>
            <w:hideMark/>
          </w:tcPr>
          <w:p w14:paraId="7B45B149" w14:textId="77777777" w:rsidR="00F130EF" w:rsidRPr="00084EC6" w:rsidRDefault="00F130EF">
            <w:pPr>
              <w:pStyle w:val="Compact"/>
              <w:jc w:val="right"/>
              <w:rPr>
                <w:rFonts w:asciiTheme="minorHAnsi" w:hAnsiTheme="minorHAnsi" w:cstheme="minorHAnsi"/>
              </w:rPr>
            </w:pPr>
            <w:r w:rsidRPr="00084EC6">
              <w:rPr>
                <w:rFonts w:asciiTheme="minorHAnsi" w:hAnsiTheme="minorHAnsi" w:cstheme="minorHAnsi"/>
              </w:rPr>
              <w:t>0.21</w:t>
            </w:r>
          </w:p>
        </w:tc>
      </w:tr>
    </w:tbl>
    <w:p w14:paraId="330D599E" w14:textId="77777777" w:rsidR="00F130EF" w:rsidRPr="00084EC6" w:rsidRDefault="00F130EF" w:rsidP="00A82D35">
      <w:pPr>
        <w:rPr>
          <w:rFonts w:cstheme="minorHAnsi"/>
        </w:rPr>
      </w:pPr>
    </w:p>
    <w:p w14:paraId="49AB5DF8" w14:textId="44A41CCE" w:rsidR="00683F1A" w:rsidRPr="00084EC6" w:rsidRDefault="00F130EF" w:rsidP="00A82D35">
      <w:pPr>
        <w:rPr>
          <w:rFonts w:cstheme="minorHAnsi"/>
          <w:u w:val="single"/>
        </w:rPr>
      </w:pPr>
      <w:r w:rsidRPr="00084EC6">
        <w:rPr>
          <w:rFonts w:cstheme="minorHAnsi"/>
          <w:u w:val="single"/>
        </w:rPr>
        <w:t>Prairie Pothole – PRPO</w:t>
      </w:r>
    </w:p>
    <w:tbl>
      <w:tblPr>
        <w:tblStyle w:val="Table"/>
        <w:tblW w:w="0" w:type="pct"/>
        <w:tblInd w:w="0" w:type="dxa"/>
        <w:tblLook w:val="0020" w:firstRow="1" w:lastRow="0" w:firstColumn="0" w:lastColumn="0" w:noHBand="0" w:noVBand="0"/>
        <w:tblCaption w:val="Table 5. Parameters used in Q12-15"/>
      </w:tblPr>
      <w:tblGrid>
        <w:gridCol w:w="747"/>
        <w:gridCol w:w="794"/>
        <w:gridCol w:w="794"/>
        <w:gridCol w:w="876"/>
        <w:gridCol w:w="1076"/>
        <w:gridCol w:w="1126"/>
        <w:gridCol w:w="920"/>
      </w:tblGrid>
      <w:tr w:rsidR="00084EC6" w:rsidRPr="00084EC6" w14:paraId="23A8192B" w14:textId="77777777" w:rsidTr="00084EC6">
        <w:tc>
          <w:tcPr>
            <w:tcW w:w="0" w:type="auto"/>
            <w:tcBorders>
              <w:top w:val="nil"/>
              <w:left w:val="nil"/>
              <w:bottom w:val="single" w:sz="2" w:space="0" w:color="auto"/>
              <w:right w:val="nil"/>
            </w:tcBorders>
            <w:vAlign w:val="bottom"/>
          </w:tcPr>
          <w:p w14:paraId="69A09AC3" w14:textId="77777777" w:rsidR="00084EC6" w:rsidRPr="00084EC6" w:rsidRDefault="00084EC6">
            <w:pPr>
              <w:rPr>
                <w:rFonts w:cstheme="minorHAnsi"/>
              </w:rPr>
            </w:pPr>
          </w:p>
        </w:tc>
        <w:tc>
          <w:tcPr>
            <w:tcW w:w="0" w:type="auto"/>
            <w:tcBorders>
              <w:top w:val="nil"/>
              <w:left w:val="nil"/>
              <w:bottom w:val="single" w:sz="2" w:space="0" w:color="auto"/>
              <w:right w:val="nil"/>
            </w:tcBorders>
            <w:vAlign w:val="bottom"/>
            <w:hideMark/>
          </w:tcPr>
          <w:p w14:paraId="515E21C0"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SWT</w:t>
            </w:r>
          </w:p>
        </w:tc>
        <w:tc>
          <w:tcPr>
            <w:tcW w:w="0" w:type="auto"/>
            <w:tcBorders>
              <w:top w:val="nil"/>
              <w:left w:val="nil"/>
              <w:bottom w:val="single" w:sz="2" w:space="0" w:color="auto"/>
              <w:right w:val="nil"/>
            </w:tcBorders>
            <w:vAlign w:val="bottom"/>
            <w:hideMark/>
          </w:tcPr>
          <w:p w14:paraId="2341A6B5" w14:textId="77777777" w:rsidR="00084EC6" w:rsidRPr="00084EC6" w:rsidRDefault="00084EC6">
            <w:pPr>
              <w:pStyle w:val="Compact"/>
              <w:rPr>
                <w:rFonts w:asciiTheme="minorHAnsi" w:hAnsiTheme="minorHAnsi" w:cstheme="minorHAnsi"/>
              </w:rPr>
            </w:pPr>
            <w:proofErr w:type="spellStart"/>
            <w:r w:rsidRPr="00084EC6">
              <w:rPr>
                <w:rFonts w:asciiTheme="minorHAnsi" w:hAnsiTheme="minorHAnsi" w:cstheme="minorHAnsi"/>
              </w:rPr>
              <w:t>uPAR</w:t>
            </w:r>
            <w:proofErr w:type="spellEnd"/>
          </w:p>
        </w:tc>
        <w:tc>
          <w:tcPr>
            <w:tcW w:w="0" w:type="auto"/>
            <w:tcBorders>
              <w:top w:val="nil"/>
              <w:left w:val="nil"/>
              <w:bottom w:val="single" w:sz="2" w:space="0" w:color="auto"/>
              <w:right w:val="nil"/>
            </w:tcBorders>
            <w:vAlign w:val="bottom"/>
            <w:hideMark/>
          </w:tcPr>
          <w:p w14:paraId="28A52D12" w14:textId="77777777" w:rsidR="00084EC6" w:rsidRPr="00084EC6" w:rsidRDefault="00084EC6">
            <w:pPr>
              <w:pStyle w:val="Compact"/>
              <w:jc w:val="right"/>
              <w:rPr>
                <w:rFonts w:asciiTheme="minorHAnsi" w:hAnsiTheme="minorHAnsi" w:cstheme="minorHAnsi"/>
              </w:rPr>
            </w:pPr>
            <w:proofErr w:type="spellStart"/>
            <w:r w:rsidRPr="00084EC6">
              <w:rPr>
                <w:rFonts w:asciiTheme="minorHAnsi" w:hAnsiTheme="minorHAnsi" w:cstheme="minorHAnsi"/>
              </w:rPr>
              <w:t>Phytos</w:t>
            </w:r>
            <w:proofErr w:type="spellEnd"/>
          </w:p>
        </w:tc>
        <w:tc>
          <w:tcPr>
            <w:tcW w:w="0" w:type="auto"/>
            <w:tcBorders>
              <w:top w:val="nil"/>
              <w:left w:val="nil"/>
              <w:bottom w:val="single" w:sz="2" w:space="0" w:color="auto"/>
              <w:right w:val="nil"/>
            </w:tcBorders>
            <w:vAlign w:val="bottom"/>
            <w:hideMark/>
          </w:tcPr>
          <w:p w14:paraId="63BED1AC"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Nitrogen</w:t>
            </w:r>
          </w:p>
        </w:tc>
        <w:tc>
          <w:tcPr>
            <w:tcW w:w="0" w:type="auto"/>
            <w:tcBorders>
              <w:top w:val="nil"/>
              <w:left w:val="nil"/>
              <w:bottom w:val="single" w:sz="2" w:space="0" w:color="auto"/>
              <w:right w:val="nil"/>
            </w:tcBorders>
            <w:vAlign w:val="bottom"/>
            <w:hideMark/>
          </w:tcPr>
          <w:p w14:paraId="2A7E8DED"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Mortality</w:t>
            </w:r>
          </w:p>
        </w:tc>
        <w:tc>
          <w:tcPr>
            <w:tcW w:w="0" w:type="auto"/>
            <w:tcBorders>
              <w:top w:val="nil"/>
              <w:left w:val="nil"/>
              <w:bottom w:val="single" w:sz="2" w:space="0" w:color="auto"/>
              <w:right w:val="nil"/>
            </w:tcBorders>
            <w:vAlign w:val="bottom"/>
            <w:hideMark/>
          </w:tcPr>
          <w:p w14:paraId="541779C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Uptake</w:t>
            </w:r>
          </w:p>
        </w:tc>
      </w:tr>
      <w:tr w:rsidR="00084EC6" w:rsidRPr="00084EC6" w14:paraId="55761936" w14:textId="77777777" w:rsidTr="00084EC6">
        <w:tc>
          <w:tcPr>
            <w:tcW w:w="0" w:type="auto"/>
            <w:hideMark/>
          </w:tcPr>
          <w:p w14:paraId="02DA57D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Q12</w:t>
            </w:r>
          </w:p>
        </w:tc>
        <w:tc>
          <w:tcPr>
            <w:tcW w:w="0" w:type="auto"/>
            <w:hideMark/>
          </w:tcPr>
          <w:p w14:paraId="0D68CF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8E9D61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DC75D9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5E41E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F12D87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310630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7B84E9D4" w14:textId="77777777" w:rsidTr="00084EC6">
        <w:tc>
          <w:tcPr>
            <w:tcW w:w="0" w:type="auto"/>
            <w:hideMark/>
          </w:tcPr>
          <w:p w14:paraId="2EB2002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Q13a</w:t>
            </w:r>
          </w:p>
        </w:tc>
        <w:tc>
          <w:tcPr>
            <w:tcW w:w="0" w:type="auto"/>
            <w:hideMark/>
          </w:tcPr>
          <w:p w14:paraId="7DBD1309"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599040EC"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0E177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3.46</w:t>
            </w:r>
          </w:p>
        </w:tc>
        <w:tc>
          <w:tcPr>
            <w:tcW w:w="0" w:type="auto"/>
            <w:hideMark/>
          </w:tcPr>
          <w:p w14:paraId="34A0DC18"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0.04</w:t>
            </w:r>
          </w:p>
        </w:tc>
        <w:tc>
          <w:tcPr>
            <w:tcW w:w="0" w:type="auto"/>
            <w:hideMark/>
          </w:tcPr>
          <w:p w14:paraId="1A28511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0.85</w:t>
            </w:r>
          </w:p>
        </w:tc>
        <w:tc>
          <w:tcPr>
            <w:tcW w:w="0" w:type="auto"/>
            <w:hideMark/>
          </w:tcPr>
          <w:p w14:paraId="17BAFCE7"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0.15</w:t>
            </w:r>
          </w:p>
        </w:tc>
      </w:tr>
      <w:tr w:rsidR="00084EC6" w:rsidRPr="00084EC6" w14:paraId="36C13B63" w14:textId="77777777" w:rsidTr="00084EC6">
        <w:tc>
          <w:tcPr>
            <w:tcW w:w="0" w:type="auto"/>
            <w:hideMark/>
          </w:tcPr>
          <w:p w14:paraId="350B67E5"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Q13b</w:t>
            </w:r>
          </w:p>
        </w:tc>
        <w:tc>
          <w:tcPr>
            <w:tcW w:w="0" w:type="auto"/>
            <w:hideMark/>
          </w:tcPr>
          <w:p w14:paraId="119D9C0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FALSE</w:t>
            </w:r>
          </w:p>
        </w:tc>
        <w:tc>
          <w:tcPr>
            <w:tcW w:w="0" w:type="auto"/>
            <w:hideMark/>
          </w:tcPr>
          <w:p w14:paraId="6677783B"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04C5869"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5.29</w:t>
            </w:r>
          </w:p>
        </w:tc>
        <w:tc>
          <w:tcPr>
            <w:tcW w:w="0" w:type="auto"/>
            <w:hideMark/>
          </w:tcPr>
          <w:p w14:paraId="5BE879F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009C50C1"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07D2A2EE"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r w:rsidR="00084EC6" w:rsidRPr="00084EC6" w14:paraId="4C3E8CAE" w14:textId="77777777" w:rsidTr="00084EC6">
        <w:tc>
          <w:tcPr>
            <w:tcW w:w="0" w:type="auto"/>
            <w:hideMark/>
          </w:tcPr>
          <w:p w14:paraId="2E10096A"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Q14</w:t>
            </w:r>
          </w:p>
        </w:tc>
        <w:tc>
          <w:tcPr>
            <w:tcW w:w="0" w:type="auto"/>
          </w:tcPr>
          <w:p w14:paraId="3845EB65" w14:textId="6D2BA84E"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6D644AE5" w14:textId="3EE4B6AA" w:rsidR="00084EC6" w:rsidRPr="00084EC6" w:rsidRDefault="00084EC6">
            <w:pPr>
              <w:pStyle w:val="Compact"/>
              <w:rPr>
                <w:rFonts w:asciiTheme="minorHAnsi" w:hAnsiTheme="minorHAnsi" w:cstheme="minorHAnsi"/>
              </w:rPr>
            </w:pPr>
            <w:r w:rsidRPr="00084EC6">
              <w:rPr>
                <w:rFonts w:asciiTheme="minorHAnsi" w:hAnsiTheme="minorHAnsi" w:cstheme="minorHAnsi"/>
              </w:rPr>
              <w:t>-</w:t>
            </w:r>
          </w:p>
        </w:tc>
        <w:tc>
          <w:tcPr>
            <w:tcW w:w="0" w:type="auto"/>
          </w:tcPr>
          <w:p w14:paraId="3B9A1ECA" w14:textId="67407B30"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229BFEEE" w14:textId="2FC2BBB4"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558FB83E" w14:textId="5CA7A502"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c>
          <w:tcPr>
            <w:tcW w:w="0" w:type="auto"/>
          </w:tcPr>
          <w:p w14:paraId="059BFCD1" w14:textId="2672158B"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w:t>
            </w:r>
          </w:p>
        </w:tc>
      </w:tr>
      <w:tr w:rsidR="00084EC6" w:rsidRPr="00084EC6" w14:paraId="214BFAD5" w14:textId="77777777" w:rsidTr="00084EC6">
        <w:tc>
          <w:tcPr>
            <w:tcW w:w="0" w:type="auto"/>
            <w:hideMark/>
          </w:tcPr>
          <w:p w14:paraId="16A7D63D"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Q15</w:t>
            </w:r>
          </w:p>
        </w:tc>
        <w:tc>
          <w:tcPr>
            <w:tcW w:w="0" w:type="auto"/>
            <w:hideMark/>
          </w:tcPr>
          <w:p w14:paraId="3FD2B2A2"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111BCDD7" w14:textId="77777777" w:rsidR="00084EC6" w:rsidRPr="00084EC6" w:rsidRDefault="00084EC6">
            <w:pPr>
              <w:pStyle w:val="Compact"/>
              <w:rPr>
                <w:rFonts w:asciiTheme="minorHAnsi" w:hAnsiTheme="minorHAnsi" w:cstheme="minorHAnsi"/>
              </w:rPr>
            </w:pPr>
            <w:r w:rsidRPr="00084EC6">
              <w:rPr>
                <w:rFonts w:asciiTheme="minorHAnsi" w:hAnsiTheme="minorHAnsi" w:cstheme="minorHAnsi"/>
              </w:rPr>
              <w:t>TRUE</w:t>
            </w:r>
          </w:p>
        </w:tc>
        <w:tc>
          <w:tcPr>
            <w:tcW w:w="0" w:type="auto"/>
            <w:hideMark/>
          </w:tcPr>
          <w:p w14:paraId="72B4748A"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5.00</w:t>
            </w:r>
          </w:p>
        </w:tc>
        <w:tc>
          <w:tcPr>
            <w:tcW w:w="0" w:type="auto"/>
            <w:hideMark/>
          </w:tcPr>
          <w:p w14:paraId="0FE7BE42"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0.06</w:t>
            </w:r>
          </w:p>
        </w:tc>
        <w:tc>
          <w:tcPr>
            <w:tcW w:w="0" w:type="auto"/>
            <w:hideMark/>
          </w:tcPr>
          <w:p w14:paraId="487AA1A6"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0.72</w:t>
            </w:r>
          </w:p>
        </w:tc>
        <w:tc>
          <w:tcPr>
            <w:tcW w:w="0" w:type="auto"/>
            <w:hideMark/>
          </w:tcPr>
          <w:p w14:paraId="23983593" w14:textId="77777777" w:rsidR="00084EC6" w:rsidRPr="00084EC6" w:rsidRDefault="00084EC6">
            <w:pPr>
              <w:pStyle w:val="Compact"/>
              <w:jc w:val="right"/>
              <w:rPr>
                <w:rFonts w:asciiTheme="minorHAnsi" w:hAnsiTheme="minorHAnsi" w:cstheme="minorHAnsi"/>
              </w:rPr>
            </w:pPr>
            <w:r w:rsidRPr="00084EC6">
              <w:rPr>
                <w:rFonts w:asciiTheme="minorHAnsi" w:hAnsiTheme="minorHAnsi" w:cstheme="minorHAnsi"/>
              </w:rPr>
              <w:t>0.25</w:t>
            </w:r>
          </w:p>
        </w:tc>
      </w:tr>
    </w:tbl>
    <w:p w14:paraId="5E84DC15" w14:textId="77777777" w:rsidR="00F130EF" w:rsidRDefault="00F130EF" w:rsidP="00A82D35"/>
    <w:p w14:paraId="209820F6" w14:textId="77777777" w:rsidR="00F130EF" w:rsidRDefault="00F130EF" w:rsidP="00A82D35"/>
    <w:p w14:paraId="0CF9ADE3" w14:textId="61908D1E" w:rsidR="00683F1A" w:rsidRDefault="00683F1A">
      <w:r>
        <w:br w:type="page"/>
      </w:r>
    </w:p>
    <w:p w14:paraId="6BE4CCE1" w14:textId="10EF95FA" w:rsidR="00C27D04" w:rsidRDefault="00B415E8" w:rsidP="00B415E8">
      <w:pPr>
        <w:pStyle w:val="Heading2"/>
        <w:numPr>
          <w:ilvl w:val="0"/>
          <w:numId w:val="0"/>
        </w:numPr>
      </w:pPr>
      <w:r>
        <w:lastRenderedPageBreak/>
        <w:t>Activity B</w:t>
      </w:r>
    </w:p>
    <w:p w14:paraId="1A5000C9" w14:textId="0FE8902E" w:rsidR="00C820A5" w:rsidRDefault="000E43FB" w:rsidP="000E43FB">
      <w:pPr>
        <w:pStyle w:val="Heading3"/>
      </w:pPr>
      <w:r>
        <w:t xml:space="preserve">Objective </w:t>
      </w:r>
      <w:r w:rsidRPr="000E43FB">
        <w:t>6 - Understand uncertainty and explore a weather forecast</w:t>
      </w:r>
    </w:p>
    <w:p w14:paraId="67EFEA5C" w14:textId="79FEA75B" w:rsidR="000E43FB" w:rsidRDefault="000E43FB" w:rsidP="000E43FB"/>
    <w:p w14:paraId="39674964" w14:textId="5B7AF37A" w:rsidR="000E43FB" w:rsidRDefault="000E43FB" w:rsidP="000E43FB">
      <w:r>
        <w:rPr>
          <w:noProof/>
        </w:rPr>
        <w:drawing>
          <wp:inline distT="0" distB="0" distL="0" distR="0" wp14:anchorId="1C133416" wp14:editId="4A48874A">
            <wp:extent cx="6400800" cy="2795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2795905"/>
                    </a:xfrm>
                    <a:prstGeom prst="rect">
                      <a:avLst/>
                    </a:prstGeom>
                  </pic:spPr>
                </pic:pic>
              </a:graphicData>
            </a:graphic>
          </wp:inline>
        </w:drawing>
      </w:r>
    </w:p>
    <w:p w14:paraId="16DB881C" w14:textId="080C8543" w:rsidR="000E43FB" w:rsidRDefault="000E43FB" w:rsidP="000E43FB">
      <w:r>
        <w:t>Plot of forecasted air temperature. This will vary by site and by how many members they choose to include.</w:t>
      </w:r>
    </w:p>
    <w:p w14:paraId="63610393" w14:textId="35575E22" w:rsidR="000E43FB" w:rsidRDefault="000E43FB" w:rsidP="000E43FB">
      <w:r w:rsidRPr="000E43FB">
        <w:t>Q17. Inspect the weather forecast data for the site you have chosen:</w:t>
      </w:r>
    </w:p>
    <w:p w14:paraId="73C3217B" w14:textId="627FF2CE" w:rsidR="000E43FB" w:rsidRDefault="000E43FB" w:rsidP="00A9749E">
      <w:pPr>
        <w:pStyle w:val="ListParagraph"/>
        <w:numPr>
          <w:ilvl w:val="0"/>
          <w:numId w:val="25"/>
        </w:numPr>
      </w:pPr>
      <w:r w:rsidRPr="000E43FB">
        <w:t>How does increasing the number of ensemble members in the weather forecast affect the size of the uncertainty in future weather?</w:t>
      </w:r>
    </w:p>
    <w:p w14:paraId="6192ADC3" w14:textId="430847A8" w:rsidR="000E43FB" w:rsidRDefault="000E43FB" w:rsidP="00A9749E">
      <w:pPr>
        <w:pStyle w:val="ListParagraph"/>
        <w:numPr>
          <w:ilvl w:val="1"/>
          <w:numId w:val="25"/>
        </w:numPr>
      </w:pPr>
      <w:r w:rsidRPr="000E43FB">
        <w:t>As you increase the number of ensemble members, the uncertainty increases in the future</w:t>
      </w:r>
      <w:r>
        <w:t>, but there may be a threshold plateau whe</w:t>
      </w:r>
      <w:r w:rsidR="00E26EDB">
        <w:t>n</w:t>
      </w:r>
      <w:r>
        <w:t xml:space="preserve"> adding more members </w:t>
      </w:r>
      <w:r w:rsidR="00E26EDB">
        <w:t xml:space="preserve">will </w:t>
      </w:r>
      <w:r>
        <w:t xml:space="preserve">not </w:t>
      </w:r>
      <w:r w:rsidR="00E26EDB">
        <w:t xml:space="preserve">substantially </w:t>
      </w:r>
      <w:r>
        <w:t>affect uncertainty.</w:t>
      </w:r>
    </w:p>
    <w:p w14:paraId="726A29C0" w14:textId="2C94AD3D" w:rsidR="000E43FB" w:rsidRDefault="000E43FB" w:rsidP="00A9749E">
      <w:pPr>
        <w:pStyle w:val="ListParagraph"/>
        <w:numPr>
          <w:ilvl w:val="0"/>
          <w:numId w:val="25"/>
        </w:numPr>
      </w:pPr>
      <w:r w:rsidRPr="000E43FB">
        <w:t>Which type of plot (line or distribution) do you think visualizes the forecast uncertainty best?</w:t>
      </w:r>
    </w:p>
    <w:p w14:paraId="5EC6CED5" w14:textId="30F3C1B4" w:rsidR="000E43FB" w:rsidRDefault="000E43FB" w:rsidP="00A9749E">
      <w:pPr>
        <w:pStyle w:val="ListParagraph"/>
        <w:numPr>
          <w:ilvl w:val="1"/>
          <w:numId w:val="25"/>
        </w:numPr>
      </w:pPr>
      <w:r>
        <w:t xml:space="preserve">This is a subjective answer but is good at highlighting how people view and interpret uncertainty </w:t>
      </w:r>
      <w:r w:rsidR="00E26EDB">
        <w:t xml:space="preserve">differently </w:t>
      </w:r>
      <w:r>
        <w:t>in a visualization.</w:t>
      </w:r>
    </w:p>
    <w:p w14:paraId="26E00026" w14:textId="0E23E09D" w:rsidR="000E43FB" w:rsidRDefault="000E43FB" w:rsidP="00A9749E">
      <w:pPr>
        <w:pStyle w:val="ListParagraph"/>
        <w:numPr>
          <w:ilvl w:val="0"/>
          <w:numId w:val="25"/>
        </w:numPr>
      </w:pPr>
      <w:r w:rsidRPr="000E43FB">
        <w:t>Using the interactivity of the weather forecast plot, compare the air temperature forecasts for the first week (Sep 25 - Oct 1) to the second week (Oct 2 - 8). How does the forecast uncertainty change between the two periods?</w:t>
      </w:r>
    </w:p>
    <w:p w14:paraId="116CA84D" w14:textId="11E94B12" w:rsidR="000E43FB" w:rsidRDefault="000E43FB" w:rsidP="00A9749E">
      <w:pPr>
        <w:pStyle w:val="ListParagraph"/>
        <w:numPr>
          <w:ilvl w:val="1"/>
          <w:numId w:val="25"/>
        </w:numPr>
      </w:pPr>
      <w:r w:rsidRPr="000E43FB">
        <w:t>The forecast uncertainty is relatively low for the first week, but increases during the second week.</w:t>
      </w:r>
    </w:p>
    <w:p w14:paraId="57A70CBA" w14:textId="2FB574DB" w:rsidR="00FE6C99" w:rsidRDefault="00FE6C99" w:rsidP="00FE6C99">
      <w:pPr>
        <w:pStyle w:val="Heading3"/>
      </w:pPr>
      <w:r w:rsidRPr="00FE6C99">
        <w:lastRenderedPageBreak/>
        <w:t>Objective 7 - Prepare inputs</w:t>
      </w:r>
    </w:p>
    <w:p w14:paraId="5F50BB04" w14:textId="0FDE4DF7" w:rsidR="00FE6C99" w:rsidRDefault="005B0E32" w:rsidP="00FE6C99">
      <w:r>
        <w:rPr>
          <w:noProof/>
        </w:rPr>
        <w:drawing>
          <wp:inline distT="0" distB="0" distL="0" distR="0" wp14:anchorId="70D09621" wp14:editId="4A934C2E">
            <wp:extent cx="64008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282190"/>
                    </a:xfrm>
                    <a:prstGeom prst="rect">
                      <a:avLst/>
                    </a:prstGeom>
                  </pic:spPr>
                </pic:pic>
              </a:graphicData>
            </a:graphic>
          </wp:inline>
        </w:drawing>
      </w:r>
    </w:p>
    <w:p w14:paraId="5E61BA9F" w14:textId="0A9AC36A" w:rsidR="005B0E32" w:rsidRDefault="005B0E32" w:rsidP="00FE6C99">
      <w:r>
        <w:t>Example plot of linear regressions for air temperature and surface water temperature and underwater PAR and shortwave radiation.</w:t>
      </w:r>
    </w:p>
    <w:tbl>
      <w:tblPr>
        <w:tblStyle w:val="TableGrid"/>
        <w:tblW w:w="0" w:type="auto"/>
        <w:tblLook w:val="04A0" w:firstRow="1" w:lastRow="0" w:firstColumn="1" w:lastColumn="0" w:noHBand="0" w:noVBand="1"/>
      </w:tblPr>
      <w:tblGrid>
        <w:gridCol w:w="959"/>
        <w:gridCol w:w="4706"/>
        <w:gridCol w:w="4405"/>
      </w:tblGrid>
      <w:tr w:rsidR="005B0E32" w14:paraId="30035E38" w14:textId="77777777" w:rsidTr="005B0E32">
        <w:tc>
          <w:tcPr>
            <w:tcW w:w="959" w:type="dxa"/>
          </w:tcPr>
          <w:p w14:paraId="2EB90E98" w14:textId="0D7A9628" w:rsidR="005B0E32" w:rsidRDefault="005B0E32" w:rsidP="00FE6C99">
            <w:r>
              <w:t>Site</w:t>
            </w:r>
          </w:p>
        </w:tc>
        <w:tc>
          <w:tcPr>
            <w:tcW w:w="4706" w:type="dxa"/>
          </w:tcPr>
          <w:p w14:paraId="0C71A00F" w14:textId="16D56DC1" w:rsidR="005B0E32" w:rsidRDefault="005B0E32" w:rsidP="00FE6C99">
            <w:proofErr w:type="spellStart"/>
            <w:r>
              <w:t>wtemp</w:t>
            </w:r>
            <w:proofErr w:type="spellEnd"/>
            <w:r>
              <w:t xml:space="preserve"> ~ </w:t>
            </w:r>
            <w:proofErr w:type="spellStart"/>
            <w:r>
              <w:t>airtemp</w:t>
            </w:r>
            <w:proofErr w:type="spellEnd"/>
          </w:p>
        </w:tc>
        <w:tc>
          <w:tcPr>
            <w:tcW w:w="4405" w:type="dxa"/>
          </w:tcPr>
          <w:p w14:paraId="7E1613D2" w14:textId="75053BCA" w:rsidR="005B0E32" w:rsidRDefault="005B0E32" w:rsidP="00FE6C99">
            <w:proofErr w:type="spellStart"/>
            <w:r>
              <w:t>uPAR</w:t>
            </w:r>
            <w:proofErr w:type="spellEnd"/>
            <w:r>
              <w:t xml:space="preserve"> ~ SWR</w:t>
            </w:r>
          </w:p>
        </w:tc>
      </w:tr>
      <w:tr w:rsidR="00084EC6" w14:paraId="432B49B3" w14:textId="77777777" w:rsidTr="005B0E32">
        <w:tc>
          <w:tcPr>
            <w:tcW w:w="959" w:type="dxa"/>
          </w:tcPr>
          <w:p w14:paraId="0C4258CC" w14:textId="58D6A02A" w:rsidR="00084EC6" w:rsidRDefault="00084EC6" w:rsidP="00084EC6">
            <w:r>
              <w:t>BARC</w:t>
            </w:r>
          </w:p>
        </w:tc>
        <w:tc>
          <w:tcPr>
            <w:tcW w:w="4706" w:type="dxa"/>
          </w:tcPr>
          <w:p w14:paraId="68554467" w14:textId="4FC2F074"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32</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2A2E0966" w14:textId="3D1E9803"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=0</w:t>
            </w:r>
            <w:r>
              <w:rPr>
                <w:rStyle w:val="mo"/>
              </w:rPr>
              <w:t>.8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.56</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0.51</w:t>
            </w:r>
          </w:p>
        </w:tc>
      </w:tr>
      <w:tr w:rsidR="00084EC6" w14:paraId="6583F9B1" w14:textId="77777777" w:rsidTr="005B0E32">
        <w:tc>
          <w:tcPr>
            <w:tcW w:w="959" w:type="dxa"/>
          </w:tcPr>
          <w:p w14:paraId="6EB721FB" w14:textId="717FAEDD" w:rsidR="00084EC6" w:rsidRDefault="00084EC6" w:rsidP="00084EC6">
            <w:r>
              <w:t>CRAM</w:t>
            </w:r>
          </w:p>
        </w:tc>
        <w:tc>
          <w:tcPr>
            <w:tcW w:w="4706" w:type="dxa"/>
          </w:tcPr>
          <w:p w14:paraId="029F7EBE" w14:textId="4A643D7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43</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0.79</w:t>
            </w:r>
          </w:p>
        </w:tc>
        <w:tc>
          <w:tcPr>
            <w:tcW w:w="4405" w:type="dxa"/>
          </w:tcPr>
          <w:p w14:paraId="3BCDE982" w14:textId="0297623E"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1.27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15.94</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0.45</w:t>
            </w:r>
          </w:p>
        </w:tc>
      </w:tr>
      <w:tr w:rsidR="00084EC6" w14:paraId="50B046FB" w14:textId="77777777" w:rsidTr="005B0E32">
        <w:tc>
          <w:tcPr>
            <w:tcW w:w="959" w:type="dxa"/>
          </w:tcPr>
          <w:p w14:paraId="130EE780" w14:textId="6F2F5D11" w:rsidR="00084EC6" w:rsidRDefault="00084EC6" w:rsidP="00084EC6">
            <w:r>
              <w:t>LIRO</w:t>
            </w:r>
          </w:p>
        </w:tc>
        <w:tc>
          <w:tcPr>
            <w:tcW w:w="4706" w:type="dxa"/>
          </w:tcPr>
          <w:p w14:paraId="3DD3D811" w14:textId="40C1B6A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7.</w:t>
            </w:r>
            <w:proofErr w:type="gramStart"/>
            <w:r>
              <w:rPr>
                <w:rStyle w:val="mn"/>
                <w:rFonts w:ascii="MathJax_Main" w:hAnsi="MathJax_Main"/>
                <w:color w:val="333333"/>
                <w:bdr w:val="none" w:sz="0" w:space="0" w:color="auto" w:frame="1"/>
                <w:shd w:val="clear" w:color="auto" w:fill="F5F5F5"/>
              </w:rPr>
              <w:t>4</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0.8</w:t>
            </w:r>
          </w:p>
        </w:tc>
        <w:tc>
          <w:tcPr>
            <w:tcW w:w="4405" w:type="dxa"/>
          </w:tcPr>
          <w:p w14:paraId="0314D15B" w14:textId="23830487"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=2</w:t>
            </w:r>
            <w:r>
              <w:rPr>
                <w:rStyle w:val="mo"/>
              </w:rPr>
              <w:t>.4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+2</w:t>
            </w:r>
            <w:r>
              <w:rPr>
                <w:rStyle w:val="mo"/>
              </w:rPr>
              <w:t>8.62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0.47</w:t>
            </w:r>
          </w:p>
        </w:tc>
      </w:tr>
      <w:tr w:rsidR="00084EC6" w14:paraId="685F3FF3" w14:textId="77777777" w:rsidTr="005B0E32">
        <w:tc>
          <w:tcPr>
            <w:tcW w:w="959" w:type="dxa"/>
          </w:tcPr>
          <w:p w14:paraId="159FEA7F" w14:textId="74993287" w:rsidR="00084EC6" w:rsidRDefault="00084EC6" w:rsidP="00084EC6">
            <w:r>
              <w:t>PRLA</w:t>
            </w:r>
          </w:p>
        </w:tc>
        <w:tc>
          <w:tcPr>
            <w:tcW w:w="4706" w:type="dxa"/>
          </w:tcPr>
          <w:p w14:paraId="32F3D66A" w14:textId="0499D8FB"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0.78</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+6</w:t>
            </w:r>
            <w:r>
              <w:rPr>
                <w:rStyle w:val="mo"/>
              </w:rPr>
              <w:t>.</w:t>
            </w:r>
            <w:proofErr w:type="gramStart"/>
            <w:r>
              <w:rPr>
                <w:rStyle w:val="mo"/>
              </w:rPr>
              <w:t>16</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0.73</w:t>
            </w:r>
          </w:p>
        </w:tc>
        <w:tc>
          <w:tcPr>
            <w:tcW w:w="4405" w:type="dxa"/>
          </w:tcPr>
          <w:p w14:paraId="4F7576E6" w14:textId="509A0F80"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=2</w:t>
            </w:r>
            <w:r>
              <w:rPr>
                <w:rStyle w:val="mo"/>
              </w:rPr>
              <w:t>.14</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+1</w:t>
            </w:r>
            <w:r>
              <w:rPr>
                <w:rStyle w:val="mo"/>
              </w:rPr>
              <w:t>0.92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0.11</w:t>
            </w:r>
          </w:p>
        </w:tc>
      </w:tr>
      <w:tr w:rsidR="00084EC6" w14:paraId="72158FB3" w14:textId="77777777" w:rsidTr="005B0E32">
        <w:tc>
          <w:tcPr>
            <w:tcW w:w="959" w:type="dxa"/>
          </w:tcPr>
          <w:p w14:paraId="29254AC9" w14:textId="03AD42E7" w:rsidR="00084EC6" w:rsidRDefault="00084EC6" w:rsidP="00084EC6">
            <w:r>
              <w:t>PRPO</w:t>
            </w:r>
          </w:p>
        </w:tc>
        <w:tc>
          <w:tcPr>
            <w:tcW w:w="4706" w:type="dxa"/>
          </w:tcPr>
          <w:p w14:paraId="16B2BE04" w14:textId="50005CED" w:rsidR="00084EC6" w:rsidRDefault="00084EC6" w:rsidP="00084EC6">
            <w:proofErr w:type="spellStart"/>
            <w:r>
              <w:rPr>
                <w:rStyle w:val="mi"/>
                <w:rFonts w:ascii="MathJax_Math-italic" w:hAnsi="MathJax_Math-italic"/>
                <w:color w:val="333333"/>
                <w:bdr w:val="none" w:sz="0" w:space="0" w:color="auto" w:frame="1"/>
                <w:shd w:val="clear" w:color="auto" w:fill="F5F5F5"/>
              </w:rPr>
              <w:t>wtemp</w:t>
            </w:r>
            <w:proofErr w:type="spellEnd"/>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9</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airtemp</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4</w:t>
            </w:r>
            <w:r w:rsidR="00385506">
              <w:rPr>
                <w:rStyle w:val="mo"/>
              </w:rPr>
              <w:t>.</w:t>
            </w:r>
            <w:proofErr w:type="gramStart"/>
            <w:r w:rsidR="00385506">
              <w:rPr>
                <w:rStyle w:val="mo"/>
              </w:rPr>
              <w:t>38</w:t>
            </w:r>
            <w:r>
              <w:rPr>
                <w:rStyle w:val="mo"/>
                <w:rFonts w:ascii="MathJax_Main" w:hAnsi="MathJax_Main"/>
                <w:color w:val="333333"/>
                <w:bdr w:val="none" w:sz="0" w:space="0" w:color="auto" w:frame="1"/>
                <w:shd w:val="clear" w:color="auto" w:fill="F5F5F5"/>
              </w:rPr>
              <w:t>;R</w:t>
            </w:r>
            <w:proofErr w:type="gramEnd"/>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87</w:t>
            </w:r>
          </w:p>
        </w:tc>
        <w:tc>
          <w:tcPr>
            <w:tcW w:w="4405" w:type="dxa"/>
          </w:tcPr>
          <w:p w14:paraId="62304D62" w14:textId="4883D847" w:rsidR="00084EC6" w:rsidRDefault="00084EC6" w:rsidP="00084EC6">
            <w:proofErr w:type="spellStart"/>
            <w:r>
              <w:rPr>
                <w:rStyle w:val="mi"/>
                <w:rFonts w:ascii="MathJax_Math-italic" w:hAnsi="MathJax_Math-italic"/>
                <w:color w:val="333333"/>
                <w:bdr w:val="none" w:sz="0" w:space="0" w:color="auto" w:frame="1"/>
                <w:shd w:val="clear" w:color="auto" w:fill="F5F5F5"/>
              </w:rPr>
              <w:t>uPAR</w:t>
            </w:r>
            <w:proofErr w:type="spellEnd"/>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0</w:t>
            </w:r>
            <w:r w:rsidR="00385506">
              <w:rPr>
                <w:rStyle w:val="mo"/>
              </w:rPr>
              <w:t>.47</w:t>
            </w:r>
            <w:r>
              <w:rPr>
                <w:rStyle w:val="mo"/>
                <w:rFonts w:ascii="MathJax_Main" w:hAnsi="MathJax_Main"/>
                <w:color w:val="333333"/>
                <w:bdr w:val="none" w:sz="0" w:space="0" w:color="auto" w:frame="1"/>
                <w:shd w:val="clear" w:color="auto" w:fill="F5F5F5"/>
              </w:rPr>
              <w:t>∗</w:t>
            </w:r>
            <w:r>
              <w:rPr>
                <w:rStyle w:val="mi"/>
                <w:rFonts w:ascii="MathJax_Math-italic" w:hAnsi="MathJax_Math-italic"/>
                <w:color w:val="333333"/>
                <w:bdr w:val="none" w:sz="0" w:space="0" w:color="auto" w:frame="1"/>
                <w:shd w:val="clear" w:color="auto" w:fill="F5F5F5"/>
              </w:rPr>
              <w:t>SWR</w:t>
            </w:r>
            <w:r>
              <w:rPr>
                <w:rStyle w:val="mo"/>
                <w:rFonts w:ascii="MathJax_Main" w:hAnsi="MathJax_Main"/>
                <w:color w:val="333333"/>
                <w:bdr w:val="none" w:sz="0" w:space="0" w:color="auto" w:frame="1"/>
                <w:shd w:val="clear" w:color="auto" w:fill="F5F5F5"/>
              </w:rPr>
              <w:t>+</w:t>
            </w:r>
            <w:r w:rsidR="00385506">
              <w:rPr>
                <w:rStyle w:val="mo"/>
                <w:rFonts w:ascii="MathJax_Main" w:hAnsi="MathJax_Main"/>
                <w:color w:val="333333"/>
                <w:bdr w:val="none" w:sz="0" w:space="0" w:color="auto" w:frame="1"/>
                <w:shd w:val="clear" w:color="auto" w:fill="F5F5F5"/>
              </w:rPr>
              <w:t>6</w:t>
            </w:r>
            <w:r w:rsidR="00385506">
              <w:rPr>
                <w:rStyle w:val="mo"/>
              </w:rPr>
              <w:t>.2</w:t>
            </w:r>
            <w:r>
              <w:rPr>
                <w:rStyle w:val="mo"/>
                <w:rFonts w:ascii="MathJax_Main" w:hAnsi="MathJax_Main"/>
                <w:color w:val="333333"/>
                <w:bdr w:val="none" w:sz="0" w:space="0" w:color="auto" w:frame="1"/>
                <w:shd w:val="clear" w:color="auto" w:fill="F5F5F5"/>
              </w:rPr>
              <w:t>; R</w:t>
            </w:r>
            <w:r>
              <w:rPr>
                <w:rStyle w:val="mo"/>
                <w:rFonts w:ascii="MathJax_Main" w:hAnsi="MathJax_Main"/>
                <w:color w:val="333333"/>
                <w:bdr w:val="none" w:sz="0" w:space="0" w:color="auto" w:frame="1"/>
                <w:shd w:val="clear" w:color="auto" w:fill="F5F5F5"/>
                <w:vertAlign w:val="superscript"/>
              </w:rPr>
              <w:t>2</w:t>
            </w:r>
            <w:r>
              <w:rPr>
                <w:rStyle w:val="mo"/>
                <w:rFonts w:ascii="MathJax_Main" w:hAnsi="MathJax_Main"/>
                <w:color w:val="333333"/>
                <w:bdr w:val="none" w:sz="0" w:space="0" w:color="auto" w:frame="1"/>
                <w:shd w:val="clear" w:color="auto" w:fill="F5F5F5"/>
              </w:rPr>
              <w:t>=</w:t>
            </w:r>
            <w:r>
              <w:rPr>
                <w:rStyle w:val="mn"/>
                <w:rFonts w:ascii="MathJax_Main" w:hAnsi="MathJax_Main"/>
                <w:color w:val="333333"/>
                <w:bdr w:val="none" w:sz="0" w:space="0" w:color="auto" w:frame="1"/>
                <w:shd w:val="clear" w:color="auto" w:fill="F5F5F5"/>
              </w:rPr>
              <w:t>0.</w:t>
            </w:r>
            <w:r w:rsidR="00385506">
              <w:rPr>
                <w:rStyle w:val="mn"/>
                <w:rFonts w:ascii="MathJax_Main" w:hAnsi="MathJax_Main"/>
                <w:color w:val="333333"/>
                <w:bdr w:val="none" w:sz="0" w:space="0" w:color="auto" w:frame="1"/>
                <w:shd w:val="clear" w:color="auto" w:fill="F5F5F5"/>
              </w:rPr>
              <w:t>1</w:t>
            </w:r>
            <w:r>
              <w:rPr>
                <w:rStyle w:val="mn"/>
                <w:rFonts w:ascii="MathJax_Main" w:hAnsi="MathJax_Main"/>
                <w:color w:val="333333"/>
                <w:bdr w:val="none" w:sz="0" w:space="0" w:color="auto" w:frame="1"/>
                <w:shd w:val="clear" w:color="auto" w:fill="F5F5F5"/>
              </w:rPr>
              <w:t>5</w:t>
            </w:r>
          </w:p>
        </w:tc>
      </w:tr>
    </w:tbl>
    <w:p w14:paraId="42BCF5BE" w14:textId="77777777" w:rsidR="00805400" w:rsidRDefault="00805400" w:rsidP="00FE6C99"/>
    <w:p w14:paraId="6E47748C" w14:textId="00A48633" w:rsidR="005B0E32" w:rsidRDefault="005B0E32" w:rsidP="00FE6C99">
      <w:r>
        <w:t>I</w:t>
      </w:r>
      <w:r w:rsidR="00E26EDB">
        <w:t>t is i</w:t>
      </w:r>
      <w:r>
        <w:t xml:space="preserve">mportant to make sure that there is not a negative intercept for </w:t>
      </w:r>
      <w:proofErr w:type="spellStart"/>
      <w:r>
        <w:t>uPAR</w:t>
      </w:r>
      <w:proofErr w:type="spellEnd"/>
      <w:r>
        <w:t xml:space="preserve"> ~ SWR as this could lead to negative </w:t>
      </w:r>
      <w:proofErr w:type="spellStart"/>
      <w:r>
        <w:t>uPAR</w:t>
      </w:r>
      <w:proofErr w:type="spellEnd"/>
      <w:r>
        <w:t xml:space="preserve"> values. Encourage </w:t>
      </w:r>
      <w:r w:rsidR="00E26EDB">
        <w:t xml:space="preserve">students </w:t>
      </w:r>
      <w:r>
        <w:t>to use the lasso select to avoid the zero values. Students will get a prompt in the app if this occurs.</w:t>
      </w:r>
    </w:p>
    <w:p w14:paraId="3C0AC79A" w14:textId="050F6888" w:rsidR="005B0E32" w:rsidRDefault="005B0E32" w:rsidP="00FE6C99"/>
    <w:p w14:paraId="3B29EC78" w14:textId="149B71E1" w:rsidR="005B0E32" w:rsidRDefault="005B0E32" w:rsidP="00FE6C99">
      <w:r>
        <w:rPr>
          <w:noProof/>
        </w:rPr>
        <w:lastRenderedPageBreak/>
        <w:drawing>
          <wp:inline distT="0" distB="0" distL="0" distR="0" wp14:anchorId="51626D56" wp14:editId="08B7F76B">
            <wp:extent cx="6400800" cy="2968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968625"/>
                    </a:xfrm>
                    <a:prstGeom prst="rect">
                      <a:avLst/>
                    </a:prstGeom>
                  </pic:spPr>
                </pic:pic>
              </a:graphicData>
            </a:graphic>
          </wp:inline>
        </w:drawing>
      </w:r>
    </w:p>
    <w:p w14:paraId="2A6C8C72" w14:textId="1EE843CF" w:rsidR="005B0E32" w:rsidRDefault="009742D7" w:rsidP="00FE6C99">
      <w:r>
        <w:t>Plot showing c</w:t>
      </w:r>
      <w:r w:rsidR="005B0E32">
        <w:t>onverted weather forecast</w:t>
      </w:r>
      <w:r>
        <w:t xml:space="preserve"> of air temperature to surface water temperature and shortwave radiation to underwater PAR</w:t>
      </w:r>
      <w:r w:rsidR="005B0E32">
        <w:t>.</w:t>
      </w:r>
    </w:p>
    <w:p w14:paraId="7D3E506D" w14:textId="3D70108D" w:rsidR="005B0E32" w:rsidRDefault="005B0E32" w:rsidP="00FE6C99"/>
    <w:p w14:paraId="0F37BDA7" w14:textId="3A6195C6" w:rsidR="005B0E32" w:rsidRDefault="005B0E32" w:rsidP="005B0E32">
      <w:pPr>
        <w:pStyle w:val="Heading3"/>
      </w:pPr>
      <w:r w:rsidRPr="005B0E32">
        <w:t>Objective 8 - Generate an Ecological Forecast</w:t>
      </w:r>
    </w:p>
    <w:p w14:paraId="4CBBA160" w14:textId="60752538" w:rsidR="005B0E32" w:rsidRDefault="005B0E32" w:rsidP="005B0E32"/>
    <w:p w14:paraId="0921C6A4" w14:textId="42E83DF9" w:rsidR="000227BB" w:rsidRDefault="000227BB" w:rsidP="005B0E32">
      <w:r>
        <w:rPr>
          <w:noProof/>
        </w:rPr>
        <w:drawing>
          <wp:inline distT="0" distB="0" distL="0" distR="0" wp14:anchorId="3C8ECA42" wp14:editId="055C59A8">
            <wp:extent cx="6400800" cy="3044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044825"/>
                    </a:xfrm>
                    <a:prstGeom prst="rect">
                      <a:avLst/>
                    </a:prstGeom>
                  </pic:spPr>
                </pic:pic>
              </a:graphicData>
            </a:graphic>
          </wp:inline>
        </w:drawing>
      </w:r>
    </w:p>
    <w:p w14:paraId="629E5F48" w14:textId="7ACE03DE" w:rsidR="000227BB" w:rsidRDefault="000227BB" w:rsidP="005B0E32">
      <w:r>
        <w:t>Example forecast for CRAM. Students are expected to adjust the initial conditions to the observed measurement.</w:t>
      </w:r>
    </w:p>
    <w:p w14:paraId="4C77569B" w14:textId="2B72AEBA" w:rsidR="000227BB" w:rsidRDefault="000227BB" w:rsidP="005B0E32">
      <w:r w:rsidRPr="000227BB">
        <w:lastRenderedPageBreak/>
        <w:t>Q18. How does driver uncertainty affect the forecast, specifically, does an increase in the number of members increase or decrease the range of uncertainty in the forecasts? How does that change over time?</w:t>
      </w:r>
    </w:p>
    <w:p w14:paraId="69A5DB40" w14:textId="662C6219" w:rsidR="000227BB" w:rsidRDefault="000227BB" w:rsidP="00A9749E">
      <w:pPr>
        <w:pStyle w:val="ListParagraph"/>
        <w:numPr>
          <w:ilvl w:val="0"/>
          <w:numId w:val="26"/>
        </w:numPr>
      </w:pPr>
      <w:r w:rsidRPr="000227BB">
        <w:t xml:space="preserve">Increasing the number of members increases the range of uncertainty in forecasts, with the effect </w:t>
      </w:r>
      <w:r w:rsidR="00E26EDB">
        <w:t xml:space="preserve">of greater uncertainty </w:t>
      </w:r>
      <w:r w:rsidRPr="000227BB">
        <w:t>the further into the future a prediction is made.</w:t>
      </w:r>
    </w:p>
    <w:p w14:paraId="6E5C4E73" w14:textId="6BBACD12" w:rsidR="000227BB" w:rsidRDefault="000227BB" w:rsidP="000227BB">
      <w:r w:rsidRPr="000227BB">
        <w:t>Q19. What do you think are the main sources of uncertainty in your ecological forecast?</w:t>
      </w:r>
    </w:p>
    <w:p w14:paraId="28D427BF" w14:textId="77777777" w:rsidR="000227BB" w:rsidRDefault="000227BB" w:rsidP="00A9749E">
      <w:pPr>
        <w:pStyle w:val="ListParagraph"/>
        <w:numPr>
          <w:ilvl w:val="0"/>
          <w:numId w:val="26"/>
        </w:numPr>
      </w:pPr>
      <w:r w:rsidRPr="000227BB">
        <w:t xml:space="preserve">We are quantifying meteorological (driver) uncertainty by using up to 30 different NOAA forecasts of meteorological conditions. </w:t>
      </w:r>
    </w:p>
    <w:p w14:paraId="226D3FD9" w14:textId="0569F1D6" w:rsidR="008D36CA" w:rsidRDefault="000227BB" w:rsidP="00805400">
      <w:pPr>
        <w:pStyle w:val="ListParagraph"/>
        <w:numPr>
          <w:ilvl w:val="0"/>
          <w:numId w:val="26"/>
        </w:numPr>
      </w:pPr>
      <w:r w:rsidRPr="000227BB">
        <w:t>The main sources of uncertainty in my ecological forecast include model uncertainty, parameter uncertainty, initial conditions uncertainty and driver uncertainty.</w:t>
      </w:r>
      <w:r w:rsidR="00805400">
        <w:t xml:space="preserve"> </w:t>
      </w:r>
    </w:p>
    <w:p w14:paraId="5A3E06CB" w14:textId="2AFC1232" w:rsidR="008D36CA" w:rsidRDefault="008D36CA" w:rsidP="008D36CA">
      <w:pPr>
        <w:pStyle w:val="Heading3"/>
      </w:pPr>
      <w:r w:rsidRPr="008D36CA">
        <w:t xml:space="preserve">Objective </w:t>
      </w:r>
      <w:r w:rsidR="005B7672">
        <w:t>9</w:t>
      </w:r>
      <w:r w:rsidRPr="008D36CA">
        <w:t xml:space="preserve"> - Communicate an Ecological Forecast</w:t>
      </w:r>
    </w:p>
    <w:p w14:paraId="556AAC64" w14:textId="52BFB4E4" w:rsidR="008D36CA" w:rsidRDefault="008D36CA" w:rsidP="008D36CA">
      <w:r w:rsidRPr="008D36CA">
        <w:t>Q20. How would you describe your forecast of primary productivity at your NEON site so it could be understood by a fellow classmate?</w:t>
      </w:r>
    </w:p>
    <w:p w14:paraId="6488B723" w14:textId="51384448" w:rsidR="008D36CA" w:rsidRDefault="00C03F6C" w:rsidP="00A9749E">
      <w:pPr>
        <w:pStyle w:val="ListParagraph"/>
        <w:numPr>
          <w:ilvl w:val="0"/>
          <w:numId w:val="27"/>
        </w:numPr>
      </w:pPr>
      <w:r>
        <w:t>We are looking for descriptive a</w:t>
      </w:r>
      <w:r w:rsidR="008D36CA">
        <w:t xml:space="preserve">nswers </w:t>
      </w:r>
      <w:r>
        <w:t>here which</w:t>
      </w:r>
      <w:r w:rsidR="008D36CA">
        <w:t xml:space="preserve"> include a description of the uncertainty and a summary of the general trend.</w:t>
      </w:r>
    </w:p>
    <w:p w14:paraId="08F1E736" w14:textId="76A062DB" w:rsidR="008D36CA" w:rsidRDefault="008D36CA" w:rsidP="00A9749E">
      <w:pPr>
        <w:pStyle w:val="ListParagraph"/>
        <w:numPr>
          <w:ilvl w:val="1"/>
          <w:numId w:val="27"/>
        </w:numPr>
      </w:pPr>
      <w:r w:rsidRPr="008D36CA">
        <w:t>Primary productivity is expected to increase substantially in the next day, then plateau at a relatively high level. Chlorophyll-a concentrations will reach around 8 micrograms/L and most likely stay there for the next 7 days.</w:t>
      </w:r>
    </w:p>
    <w:p w14:paraId="4376FAD2" w14:textId="3BAF3DC6" w:rsidR="008D36CA" w:rsidRDefault="008D36CA" w:rsidP="00A9749E">
      <w:pPr>
        <w:pStyle w:val="ListParagraph"/>
        <w:numPr>
          <w:ilvl w:val="1"/>
          <w:numId w:val="27"/>
        </w:numPr>
      </w:pPr>
      <w:r w:rsidRPr="008D36CA">
        <w:t>According to my model, the chlorophyll-a concentration spikes up to 30 ug/L and then slowly declines over time.</w:t>
      </w:r>
    </w:p>
    <w:p w14:paraId="4CE19D89" w14:textId="72D3E14F" w:rsidR="008D36CA" w:rsidRDefault="008D36CA" w:rsidP="00A9749E">
      <w:pPr>
        <w:pStyle w:val="ListParagraph"/>
        <w:numPr>
          <w:ilvl w:val="1"/>
          <w:numId w:val="27"/>
        </w:numPr>
      </w:pPr>
      <w:r w:rsidRPr="008D36CA">
        <w:t>Our for</w:t>
      </w:r>
      <w:r w:rsidR="00C03F6C">
        <w:t>e</w:t>
      </w:r>
      <w:r w:rsidRPr="008D36CA">
        <w:t xml:space="preserve">cast predicts that </w:t>
      </w:r>
      <w:r w:rsidR="00C03F6C" w:rsidRPr="008D36CA">
        <w:t>algae</w:t>
      </w:r>
      <w:r w:rsidRPr="008D36CA">
        <w:t xml:space="preserve"> will increase over the next month to levels greater than that observed over the last week.</w:t>
      </w:r>
    </w:p>
    <w:p w14:paraId="09AF10B9" w14:textId="5ADBC1E6" w:rsidR="009742D7" w:rsidRDefault="009742D7">
      <w:r>
        <w:br w:type="page"/>
      </w:r>
    </w:p>
    <w:p w14:paraId="2C0D1F29" w14:textId="5F054982" w:rsidR="008D36CA" w:rsidRDefault="008D36CA" w:rsidP="008D36CA">
      <w:pPr>
        <w:pStyle w:val="Heading3"/>
      </w:pPr>
      <w:r w:rsidRPr="008D36CA">
        <w:lastRenderedPageBreak/>
        <w:t xml:space="preserve">Objective </w:t>
      </w:r>
      <w:r w:rsidR="005B7672">
        <w:t>10</w:t>
      </w:r>
      <w:r w:rsidRPr="008D36CA">
        <w:t xml:space="preserve"> - Assess an Ecological Forecast</w:t>
      </w:r>
    </w:p>
    <w:p w14:paraId="7DCBE819" w14:textId="1293FBAC" w:rsidR="008D36CA" w:rsidRDefault="008D36CA" w:rsidP="008D36CA"/>
    <w:p w14:paraId="522AC13C" w14:textId="6D47A3A0" w:rsidR="008D36CA" w:rsidRDefault="008D36CA" w:rsidP="008D36CA">
      <w:r>
        <w:rPr>
          <w:noProof/>
        </w:rPr>
        <w:drawing>
          <wp:inline distT="0" distB="0" distL="0" distR="0" wp14:anchorId="4B240EF9" wp14:editId="1E1380F9">
            <wp:extent cx="64008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120390"/>
                    </a:xfrm>
                    <a:prstGeom prst="rect">
                      <a:avLst/>
                    </a:prstGeom>
                  </pic:spPr>
                </pic:pic>
              </a:graphicData>
            </a:graphic>
          </wp:inline>
        </w:drawing>
      </w:r>
    </w:p>
    <w:p w14:paraId="705D22CA" w14:textId="5CBF33E2" w:rsidR="008D36CA" w:rsidRDefault="008D36CA" w:rsidP="008D36CA">
      <w:r>
        <w:t>Plot of assessment of the ecological forecast.</w:t>
      </w:r>
    </w:p>
    <w:p w14:paraId="2E364EAD" w14:textId="1973EBD6" w:rsidR="008D36CA" w:rsidRDefault="008D36CA" w:rsidP="008D36CA">
      <w:r w:rsidRPr="008D36CA">
        <w:t>Q21. How well did your forecast do compared to observations? (include R2 value) Why do you think it is important to assess the forecast?</w:t>
      </w:r>
    </w:p>
    <w:p w14:paraId="0F2B2040" w14:textId="457778DB" w:rsidR="008D36CA" w:rsidRDefault="008D36CA" w:rsidP="00A9749E">
      <w:pPr>
        <w:pStyle w:val="ListParagraph"/>
        <w:numPr>
          <w:ilvl w:val="0"/>
          <w:numId w:val="27"/>
        </w:numPr>
      </w:pPr>
      <w:r>
        <w:t xml:space="preserve">Write and include the </w:t>
      </w:r>
      <w:r w:rsidR="00E32439">
        <w:t>R</w:t>
      </w:r>
      <w:r>
        <w:rPr>
          <w:vertAlign w:val="superscript"/>
        </w:rPr>
        <w:t>2</w:t>
      </w:r>
      <w:r>
        <w:t xml:space="preserve"> value here and describe the performance.</w:t>
      </w:r>
    </w:p>
    <w:p w14:paraId="3BCDCD14" w14:textId="4C1D3B12" w:rsidR="00E32439" w:rsidRPr="009742D7" w:rsidRDefault="008D36CA" w:rsidP="00942F48">
      <w:pPr>
        <w:pStyle w:val="ListParagraph"/>
        <w:numPr>
          <w:ilvl w:val="1"/>
          <w:numId w:val="27"/>
        </w:numPr>
      </w:pPr>
      <w:r w:rsidRPr="009742D7">
        <w:rPr>
          <w:bCs/>
        </w:rPr>
        <w:t xml:space="preserve">It’s important to assess forecasts so you can see how accurate the forecast was and if it is providing correct information to the forecast </w:t>
      </w:r>
      <w:r w:rsidR="00E32439" w:rsidRPr="009742D7">
        <w:rPr>
          <w:bCs/>
        </w:rPr>
        <w:t>users (e.g., managers)</w:t>
      </w:r>
      <w:r w:rsidRPr="009742D7">
        <w:rPr>
          <w:bCs/>
        </w:rPr>
        <w:t>.</w:t>
      </w:r>
    </w:p>
    <w:p w14:paraId="7DE8EAB9" w14:textId="6B81B018" w:rsidR="009742D7" w:rsidRDefault="009742D7">
      <w:r>
        <w:br w:type="page"/>
      </w:r>
    </w:p>
    <w:p w14:paraId="3F8B2974" w14:textId="058E3682" w:rsidR="008D36CA" w:rsidRDefault="008D36CA" w:rsidP="008D36CA">
      <w:pPr>
        <w:pStyle w:val="Heading3"/>
      </w:pPr>
      <w:r w:rsidRPr="008D36CA">
        <w:lastRenderedPageBreak/>
        <w:t>Objective 1</w:t>
      </w:r>
      <w:r w:rsidR="005B7672">
        <w:t>1</w:t>
      </w:r>
      <w:r w:rsidRPr="008D36CA">
        <w:t xml:space="preserve"> - Update Model</w:t>
      </w:r>
    </w:p>
    <w:p w14:paraId="4BD42072" w14:textId="6A2B387F" w:rsidR="008D36CA" w:rsidRDefault="008D36CA" w:rsidP="008D36CA"/>
    <w:p w14:paraId="17234046" w14:textId="2F98AB86" w:rsidR="00E078E3" w:rsidRDefault="00E078E3" w:rsidP="008D36CA">
      <w:r>
        <w:rPr>
          <w:noProof/>
        </w:rPr>
        <w:drawing>
          <wp:inline distT="0" distB="0" distL="0" distR="0" wp14:anchorId="4C1B2BAE" wp14:editId="3A10BFBE">
            <wp:extent cx="6400800" cy="2989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989580"/>
                    </a:xfrm>
                    <a:prstGeom prst="rect">
                      <a:avLst/>
                    </a:prstGeom>
                  </pic:spPr>
                </pic:pic>
              </a:graphicData>
            </a:graphic>
          </wp:inline>
        </w:drawing>
      </w:r>
    </w:p>
    <w:p w14:paraId="0EF902CF" w14:textId="6141466A" w:rsidR="00E078E3" w:rsidRDefault="00E078E3" w:rsidP="008D36CA">
      <w:r>
        <w:t>Plot showing the update</w:t>
      </w:r>
      <w:r w:rsidR="00E32439">
        <w:t>d</w:t>
      </w:r>
      <w:r>
        <w:t xml:space="preserve"> model.</w:t>
      </w:r>
    </w:p>
    <w:p w14:paraId="2CA09753" w14:textId="5E8EE43C" w:rsidR="00E078E3" w:rsidRDefault="00E078E3" w:rsidP="008D36CA">
      <w:r>
        <w:t xml:space="preserve">Students get one opportunity to update their model. It is important that they think </w:t>
      </w:r>
      <w:r w:rsidR="00E32439">
        <w:t xml:space="preserve">carefully </w:t>
      </w:r>
      <w:r>
        <w:t>about how the model will respond before deciding how to update their forecast.</w:t>
      </w:r>
    </w:p>
    <w:p w14:paraId="41101350" w14:textId="7B737819" w:rsidR="00E078E3" w:rsidRDefault="00E078E3" w:rsidP="008D36CA">
      <w:r w:rsidRPr="00E078E3">
        <w:t>Q22. Did your forecast improve when you updated your model parameters? Why do you think it is important to update the model?</w:t>
      </w:r>
    </w:p>
    <w:p w14:paraId="368DC9F8" w14:textId="60FEC4DC" w:rsidR="00E32439" w:rsidRDefault="00E32439" w:rsidP="00A9749E">
      <w:pPr>
        <w:pStyle w:val="ListParagraph"/>
        <w:numPr>
          <w:ilvl w:val="0"/>
          <w:numId w:val="27"/>
        </w:numPr>
      </w:pPr>
      <w:r>
        <w:t xml:space="preserve">From the example figures shown above, a reasonable answer could include: </w:t>
      </w:r>
    </w:p>
    <w:p w14:paraId="239628A5" w14:textId="2AD6C989" w:rsidR="005B7672" w:rsidRDefault="005B7672" w:rsidP="00A9749E">
      <w:pPr>
        <w:pStyle w:val="ListParagraph"/>
        <w:numPr>
          <w:ilvl w:val="0"/>
          <w:numId w:val="27"/>
        </w:numPr>
      </w:pPr>
      <w:r>
        <w:t>Yes, I was able to make the forecast more closely match the observations</w:t>
      </w:r>
      <w:r w:rsidR="00E32439">
        <w:t xml:space="preserve">, OR, </w:t>
      </w:r>
      <w:proofErr w:type="gramStart"/>
      <w:r w:rsidR="00E32439" w:rsidRPr="005B7672">
        <w:t>The</w:t>
      </w:r>
      <w:proofErr w:type="gramEnd"/>
      <w:r w:rsidR="00E32439" w:rsidRPr="005B7672">
        <w:t xml:space="preserve"> forecast did not improve much</w:t>
      </w:r>
      <w:r w:rsidR="00E32439">
        <w:t>,</w:t>
      </w:r>
      <w:r w:rsidR="00E32439" w:rsidRPr="005B7672">
        <w:t xml:space="preserve"> if at all.</w:t>
      </w:r>
    </w:p>
    <w:p w14:paraId="17D357D0" w14:textId="3A6B2325" w:rsidR="00E078E3" w:rsidRDefault="005B7672" w:rsidP="00E32439">
      <w:pPr>
        <w:pStyle w:val="ListParagraph"/>
        <w:numPr>
          <w:ilvl w:val="0"/>
          <w:numId w:val="27"/>
        </w:numPr>
      </w:pPr>
      <w:r>
        <w:t>Updating the model is necessary to improve forecasts</w:t>
      </w:r>
      <w:r w:rsidR="00E32439">
        <w:t>, as well as provide</w:t>
      </w:r>
      <w:r w:rsidR="00805400">
        <w:t xml:space="preserve"> </w:t>
      </w:r>
      <w:r>
        <w:t>improve</w:t>
      </w:r>
      <w:r w:rsidR="00E32439">
        <w:t>d</w:t>
      </w:r>
      <w:r>
        <w:t xml:space="preserve"> estimation of how the model simulates reality</w:t>
      </w:r>
      <w:r w:rsidRPr="005B7672">
        <w:t>.</w:t>
      </w:r>
    </w:p>
    <w:p w14:paraId="2A135361" w14:textId="0DFD8526" w:rsidR="005B7672" w:rsidRDefault="005B7672" w:rsidP="005B7672"/>
    <w:p w14:paraId="51E9C4D1" w14:textId="4ABE9D51" w:rsidR="005B7672" w:rsidRDefault="005B7672" w:rsidP="005B7672">
      <w:pPr>
        <w:pStyle w:val="Heading3"/>
      </w:pPr>
      <w:r w:rsidRPr="005B7672">
        <w:t>Objective 1</w:t>
      </w:r>
      <w:r>
        <w:t>2</w:t>
      </w:r>
      <w:r w:rsidRPr="005B7672">
        <w:t xml:space="preserve"> - Next Forecast</w:t>
      </w:r>
    </w:p>
    <w:p w14:paraId="0DA5F99B" w14:textId="6C5C9DAD" w:rsidR="005B7672" w:rsidRDefault="005B7672" w:rsidP="005B7672">
      <w:r>
        <w:t>Students should update their initial conditions to match the new observations before running their next forecast.</w:t>
      </w:r>
    </w:p>
    <w:p w14:paraId="3819ED6F" w14:textId="6BB921C0" w:rsidR="005B7672" w:rsidRDefault="005B7672" w:rsidP="005B7672">
      <w:r>
        <w:rPr>
          <w:noProof/>
        </w:rPr>
        <w:lastRenderedPageBreak/>
        <w:drawing>
          <wp:inline distT="0" distB="0" distL="0" distR="0" wp14:anchorId="62755659" wp14:editId="6F5D5CAC">
            <wp:extent cx="6400800" cy="3369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369310"/>
                    </a:xfrm>
                    <a:prstGeom prst="rect">
                      <a:avLst/>
                    </a:prstGeom>
                  </pic:spPr>
                </pic:pic>
              </a:graphicData>
            </a:graphic>
          </wp:inline>
        </w:drawing>
      </w:r>
    </w:p>
    <w:p w14:paraId="3850B8EA" w14:textId="3274DDEB" w:rsidR="005B7672" w:rsidRDefault="005B7672" w:rsidP="005B7672">
      <w:r>
        <w:t>Plot showing the next forecast for CRAM.</w:t>
      </w:r>
    </w:p>
    <w:p w14:paraId="32A218CD" w14:textId="5514DC1F" w:rsidR="005B7672" w:rsidRDefault="005B7672" w:rsidP="005B7672">
      <w:r w:rsidRPr="005B7672">
        <w:t>Q23. Describe the new forecast of primary productivity.</w:t>
      </w:r>
      <w:r w:rsidR="00940DBC">
        <w:t xml:space="preserve"> </w:t>
      </w:r>
    </w:p>
    <w:p w14:paraId="61773197" w14:textId="63076B5D" w:rsidR="00940DBC" w:rsidRDefault="00940DBC" w:rsidP="00A9749E">
      <w:pPr>
        <w:pStyle w:val="ListParagraph"/>
        <w:numPr>
          <w:ilvl w:val="0"/>
          <w:numId w:val="28"/>
        </w:numPr>
      </w:pPr>
      <w:r>
        <w:t>Examples of potential answers include:</w:t>
      </w:r>
    </w:p>
    <w:p w14:paraId="486C53FF" w14:textId="1C4D6DBA" w:rsidR="00AC3849" w:rsidRDefault="005B7672" w:rsidP="00940DBC">
      <w:pPr>
        <w:pStyle w:val="ListParagraph"/>
        <w:numPr>
          <w:ilvl w:val="1"/>
          <w:numId w:val="28"/>
        </w:numPr>
      </w:pPr>
      <w:r w:rsidRPr="005B7672">
        <w:t>The new forecast now predicts the primary productivity will increase initially, but not as high as previously forecasted. Then, the primary productivity decreases gradually over the next 7 days.</w:t>
      </w:r>
    </w:p>
    <w:p w14:paraId="3FF96762" w14:textId="77777777" w:rsidR="00AC3849" w:rsidRDefault="00AC3849" w:rsidP="00940DBC">
      <w:pPr>
        <w:pStyle w:val="ListParagraph"/>
        <w:numPr>
          <w:ilvl w:val="1"/>
          <w:numId w:val="28"/>
        </w:numPr>
      </w:pPr>
      <w:r w:rsidRPr="00AC3849">
        <w:t>Chlorophyll-a concentrations are forecasted to decline over the course of the forecast period.</w:t>
      </w:r>
    </w:p>
    <w:p w14:paraId="3E09B377" w14:textId="753C11E1" w:rsidR="00AC3849" w:rsidRDefault="00AC3849" w:rsidP="00AC3849">
      <w:r w:rsidRPr="00AC3849">
        <w:t>Q24. Why is the forecast cycle described as 'iterative' (i.e. repetition of a process)?</w:t>
      </w:r>
    </w:p>
    <w:p w14:paraId="1C86E026" w14:textId="3B300880" w:rsidR="00AC3849" w:rsidRDefault="00AC3849" w:rsidP="00A9749E">
      <w:pPr>
        <w:pStyle w:val="ListParagraph"/>
        <w:numPr>
          <w:ilvl w:val="0"/>
          <w:numId w:val="29"/>
        </w:numPr>
      </w:pPr>
      <w:r w:rsidRPr="00AC3849">
        <w:t>The forecast cycle is iterative because the model is being updated with each new round of data collection</w:t>
      </w:r>
      <w:r w:rsidR="00902B47">
        <w:t xml:space="preserve"> before a new forecast is generated.</w:t>
      </w:r>
    </w:p>
    <w:p w14:paraId="2A0C2999" w14:textId="2D9EDF8E" w:rsidR="005417CE" w:rsidRDefault="00902B47" w:rsidP="005417CE">
      <w:pPr>
        <w:pStyle w:val="ListParagraph"/>
        <w:numPr>
          <w:ilvl w:val="0"/>
          <w:numId w:val="29"/>
        </w:numPr>
      </w:pPr>
      <w:r>
        <w:t>With each iteration, the forecast is</w:t>
      </w:r>
      <w:r w:rsidR="00AC3849" w:rsidRPr="00AC3849">
        <w:t xml:space="preserve"> continually improving over time.</w:t>
      </w:r>
    </w:p>
    <w:p w14:paraId="42F313B7" w14:textId="77777777" w:rsidR="00942F48" w:rsidRDefault="00942F48" w:rsidP="00942F48"/>
    <w:p w14:paraId="09FC1F14" w14:textId="2FA48E9A" w:rsidR="005417CE" w:rsidRDefault="005417CE" w:rsidP="005417CE">
      <w:pPr>
        <w:pStyle w:val="Heading3"/>
      </w:pPr>
      <w:r>
        <w:t>Discussion topics:</w:t>
      </w:r>
    </w:p>
    <w:p w14:paraId="56FF7060" w14:textId="590FEE76" w:rsidR="005417CE" w:rsidRDefault="005417CE" w:rsidP="005417CE">
      <w:r>
        <w:t>Following completion of Activity B, bring the students back into the same room and remind them to return to the “</w:t>
      </w:r>
      <w:r>
        <w:rPr>
          <w:i/>
        </w:rPr>
        <w:t>Introduction</w:t>
      </w:r>
      <w:r>
        <w:t xml:space="preserve">” tab and generate and download their report and their answers. This is </w:t>
      </w:r>
      <w:r>
        <w:rPr>
          <w:b/>
        </w:rPr>
        <w:t>VERY IMPORTANT</w:t>
      </w:r>
      <w:r>
        <w:t xml:space="preserve"> as if students leave the Shiny app idle for 15 minutes (which is likely to happen during the discussion period) they will lose all their progress.</w:t>
      </w:r>
    </w:p>
    <w:p w14:paraId="36898905" w14:textId="079E3BE1" w:rsidR="005417CE" w:rsidRDefault="005417CE" w:rsidP="005417CE">
      <w:pPr>
        <w:pStyle w:val="ListParagraph"/>
        <w:numPr>
          <w:ilvl w:val="0"/>
          <w:numId w:val="32"/>
        </w:numPr>
      </w:pPr>
      <w:r>
        <w:lastRenderedPageBreak/>
        <w:t>A good exercise to start with would be to ask students present their results to the class</w:t>
      </w:r>
      <w:r w:rsidR="007D3B11">
        <w:t>. This can be done by either screen-sharing and showing Shiny app and navigating through the relevant tabs or instead using the generated and downloaded Word report</w:t>
      </w:r>
      <w:r>
        <w:t>:</w:t>
      </w:r>
    </w:p>
    <w:p w14:paraId="533C0E97" w14:textId="1E4B9686" w:rsidR="005417CE" w:rsidRDefault="005417CE" w:rsidP="005417CE">
      <w:pPr>
        <w:pStyle w:val="ListParagraph"/>
        <w:numPr>
          <w:ilvl w:val="1"/>
          <w:numId w:val="32"/>
        </w:numPr>
      </w:pPr>
      <w:r>
        <w:t>Introduce their site</w:t>
      </w:r>
    </w:p>
    <w:p w14:paraId="54DA5F08" w14:textId="20C9A4E2" w:rsidR="005417CE" w:rsidRDefault="005417CE" w:rsidP="005417CE">
      <w:pPr>
        <w:pStyle w:val="ListParagraph"/>
        <w:numPr>
          <w:ilvl w:val="1"/>
          <w:numId w:val="32"/>
        </w:numPr>
      </w:pPr>
      <w:r>
        <w:t>Calibrated model from Obj 5</w:t>
      </w:r>
    </w:p>
    <w:p w14:paraId="72C727BF" w14:textId="02A28DFA" w:rsidR="005417CE" w:rsidRDefault="005417CE" w:rsidP="005417CE">
      <w:pPr>
        <w:pStyle w:val="ListParagraph"/>
        <w:numPr>
          <w:ilvl w:val="1"/>
          <w:numId w:val="32"/>
        </w:numPr>
      </w:pPr>
      <w:r>
        <w:t>Their first forecast from Obj 8</w:t>
      </w:r>
    </w:p>
    <w:p w14:paraId="312D5955" w14:textId="7B01DF8B" w:rsidR="007D3B11" w:rsidRDefault="007D3B11" w:rsidP="005417CE">
      <w:pPr>
        <w:pStyle w:val="ListParagraph"/>
        <w:numPr>
          <w:ilvl w:val="1"/>
          <w:numId w:val="32"/>
        </w:numPr>
      </w:pPr>
      <w:r>
        <w:t xml:space="preserve">How did they communicate their forecast from Obj </w:t>
      </w:r>
      <w:proofErr w:type="gramStart"/>
      <w:r>
        <w:t>10</w:t>
      </w:r>
      <w:proofErr w:type="gramEnd"/>
    </w:p>
    <w:p w14:paraId="08BBCBB8" w14:textId="0FD47A87" w:rsidR="005417CE" w:rsidRDefault="005417CE" w:rsidP="005417CE">
      <w:pPr>
        <w:pStyle w:val="ListParagraph"/>
        <w:numPr>
          <w:ilvl w:val="1"/>
          <w:numId w:val="32"/>
        </w:numPr>
      </w:pPr>
      <w:r>
        <w:t>And then their updated forecast from Obj 11</w:t>
      </w:r>
    </w:p>
    <w:p w14:paraId="656D550C" w14:textId="380AB281" w:rsidR="005417CE" w:rsidRDefault="005417CE" w:rsidP="005417CE">
      <w:pPr>
        <w:pStyle w:val="ListParagraph"/>
        <w:numPr>
          <w:ilvl w:val="0"/>
          <w:numId w:val="32"/>
        </w:numPr>
      </w:pPr>
      <w:r>
        <w:t>Throughout this, encourage other students to ask questions and you can also ask questions related to their results e.g.</w:t>
      </w:r>
    </w:p>
    <w:p w14:paraId="47D0D244" w14:textId="0B4BE8F0" w:rsidR="005417CE" w:rsidRDefault="005417CE" w:rsidP="005417CE">
      <w:pPr>
        <w:pStyle w:val="ListParagraph"/>
        <w:numPr>
          <w:ilvl w:val="1"/>
          <w:numId w:val="32"/>
        </w:numPr>
      </w:pPr>
      <w:r>
        <w:t>What do you think are some of the shortcomings with this model?</w:t>
      </w:r>
    </w:p>
    <w:p w14:paraId="7A33FBCD" w14:textId="32149774" w:rsidR="00150AEA" w:rsidRDefault="00150AEA" w:rsidP="005417CE">
      <w:pPr>
        <w:pStyle w:val="ListParagraph"/>
        <w:numPr>
          <w:ilvl w:val="1"/>
          <w:numId w:val="32"/>
        </w:numPr>
      </w:pPr>
      <w:r>
        <w:t>In Obj 5, why do you think the parameters differ between the different scenarios (Q12-15)?</w:t>
      </w:r>
    </w:p>
    <w:p w14:paraId="650A149D" w14:textId="22C84EA5" w:rsidR="005417CE" w:rsidRDefault="005417CE" w:rsidP="005417CE">
      <w:pPr>
        <w:pStyle w:val="ListParagraph"/>
        <w:numPr>
          <w:ilvl w:val="1"/>
          <w:numId w:val="32"/>
        </w:numPr>
      </w:pPr>
      <w:r>
        <w:t>Why do the forecasts look the way they do?</w:t>
      </w:r>
    </w:p>
    <w:p w14:paraId="797DE821" w14:textId="387F5748" w:rsidR="005417CE" w:rsidRDefault="005417CE" w:rsidP="005417CE">
      <w:pPr>
        <w:pStyle w:val="ListParagraph"/>
        <w:numPr>
          <w:ilvl w:val="1"/>
          <w:numId w:val="32"/>
        </w:numPr>
      </w:pPr>
      <w:r>
        <w:t>How did changing/updating the model parameters affect the forecast? E.g. what is the connection between mortality rate and nutrient uptake on phytoplankton concentrations?</w:t>
      </w:r>
    </w:p>
    <w:p w14:paraId="08443E1A" w14:textId="03E34A9B" w:rsidR="007D3B11" w:rsidRDefault="007D3B11" w:rsidP="005417CE">
      <w:pPr>
        <w:pStyle w:val="ListParagraph"/>
        <w:numPr>
          <w:ilvl w:val="1"/>
          <w:numId w:val="32"/>
        </w:numPr>
      </w:pPr>
      <w:r>
        <w:t>Do you think this will vary between sites?</w:t>
      </w:r>
    </w:p>
    <w:p w14:paraId="41B1BC27" w14:textId="5B02F99B" w:rsidR="007D3B11" w:rsidRDefault="007D3B11" w:rsidP="005417CE">
      <w:pPr>
        <w:pStyle w:val="ListParagraph"/>
        <w:numPr>
          <w:ilvl w:val="1"/>
          <w:numId w:val="32"/>
        </w:numPr>
      </w:pPr>
      <w:r>
        <w:t>Why do you think the forecast performed better/worse after updating the model?</w:t>
      </w:r>
    </w:p>
    <w:p w14:paraId="1C2E9F8E" w14:textId="15671DAA" w:rsidR="00E367B7" w:rsidRDefault="00E367B7" w:rsidP="005417CE">
      <w:pPr>
        <w:pStyle w:val="ListParagraph"/>
        <w:numPr>
          <w:ilvl w:val="1"/>
          <w:numId w:val="32"/>
        </w:numPr>
      </w:pPr>
      <w:r>
        <w:t>What do you think would be the most important thing to change to improve the accuracies in the forecast?</w:t>
      </w:r>
    </w:p>
    <w:p w14:paraId="2FE9B556" w14:textId="46869322" w:rsidR="00E367B7" w:rsidRDefault="00E367B7" w:rsidP="005417CE">
      <w:pPr>
        <w:pStyle w:val="ListParagraph"/>
        <w:numPr>
          <w:ilvl w:val="1"/>
          <w:numId w:val="32"/>
        </w:numPr>
      </w:pPr>
      <w:r>
        <w:t>Describe the uncertainty you saw in your forecasts. Where do you think that comes from?</w:t>
      </w:r>
    </w:p>
    <w:p w14:paraId="052D8A20" w14:textId="50966C66" w:rsidR="007D3B11" w:rsidRDefault="007D3B11" w:rsidP="007D3B11">
      <w:pPr>
        <w:pStyle w:val="ListParagraph"/>
        <w:numPr>
          <w:ilvl w:val="0"/>
          <w:numId w:val="32"/>
        </w:numPr>
      </w:pPr>
      <w:r>
        <w:t>Try and ask each of the groups to present (as time permits)</w:t>
      </w:r>
    </w:p>
    <w:p w14:paraId="35C96497" w14:textId="32F16434" w:rsidR="007D3B11" w:rsidRDefault="007D3B11" w:rsidP="007D3B11">
      <w:pPr>
        <w:pStyle w:val="ListParagraph"/>
        <w:numPr>
          <w:ilvl w:val="0"/>
          <w:numId w:val="32"/>
        </w:numPr>
      </w:pPr>
      <w:r>
        <w:t>After discussion, it would be good to summarize so</w:t>
      </w:r>
      <w:r w:rsidR="00942F48">
        <w:t>me of the key points</w:t>
      </w:r>
      <w:r w:rsidR="00C93F46">
        <w:t>:</w:t>
      </w:r>
    </w:p>
    <w:p w14:paraId="719DFD39" w14:textId="5AF553E9" w:rsidR="00C93F46" w:rsidRDefault="00C93F46" w:rsidP="00C93F46">
      <w:pPr>
        <w:pStyle w:val="ListParagraph"/>
        <w:numPr>
          <w:ilvl w:val="1"/>
          <w:numId w:val="32"/>
        </w:numPr>
      </w:pPr>
      <w:r>
        <w:t>Simple ecological models can work well at capturing seasonal variability but not as responsive to sudden short-term events so even though your model captures the seasonal cycle in Obj 5, it might not predict short-term (35 day) events accurately</w:t>
      </w:r>
    </w:p>
    <w:p w14:paraId="6A9EC681" w14:textId="51982F34" w:rsidR="00C93F46" w:rsidRDefault="00C93F46" w:rsidP="00C93F46">
      <w:pPr>
        <w:pStyle w:val="ListParagraph"/>
        <w:numPr>
          <w:ilvl w:val="1"/>
          <w:numId w:val="32"/>
        </w:numPr>
      </w:pPr>
      <w:r>
        <w:t>Ecological forecasts follow an iterative cycle</w:t>
      </w:r>
    </w:p>
    <w:p w14:paraId="5657B688" w14:textId="0549BC66" w:rsidR="00C93F46" w:rsidRDefault="00C93F46" w:rsidP="00C93F46">
      <w:pPr>
        <w:pStyle w:val="ListParagraph"/>
        <w:numPr>
          <w:ilvl w:val="1"/>
          <w:numId w:val="32"/>
        </w:numPr>
      </w:pPr>
      <w:r>
        <w:t>Meteorological forecasts use ensembles (multiple realizations of future conditions) to quantify uncertainty</w:t>
      </w:r>
    </w:p>
    <w:p w14:paraId="78CD52B8" w14:textId="1155F036" w:rsidR="00C93F46" w:rsidRDefault="00C93F46" w:rsidP="00C93F46">
      <w:pPr>
        <w:pStyle w:val="ListParagraph"/>
        <w:numPr>
          <w:ilvl w:val="1"/>
          <w:numId w:val="32"/>
        </w:numPr>
      </w:pPr>
      <w:r>
        <w:t>This uncertainty transfers into our ecological model</w:t>
      </w:r>
    </w:p>
    <w:p w14:paraId="28ED110C" w14:textId="45581745" w:rsidR="00C93F46" w:rsidRDefault="00C93F46" w:rsidP="00C93F46">
      <w:pPr>
        <w:pStyle w:val="ListParagraph"/>
        <w:numPr>
          <w:ilvl w:val="1"/>
          <w:numId w:val="32"/>
        </w:numPr>
      </w:pPr>
      <w:r>
        <w:t>Uncertainty generally increases into the future</w:t>
      </w:r>
    </w:p>
    <w:p w14:paraId="5F8185AF" w14:textId="387835BA" w:rsidR="00C93F46" w:rsidRDefault="00C93F46" w:rsidP="00C93F46">
      <w:pPr>
        <w:pStyle w:val="ListParagraph"/>
        <w:numPr>
          <w:ilvl w:val="1"/>
          <w:numId w:val="32"/>
        </w:numPr>
      </w:pPr>
      <w:r>
        <w:t xml:space="preserve">Communicating a forecast is just as important as generating a forecast. If a forecast is not </w:t>
      </w:r>
      <w:proofErr w:type="gramStart"/>
      <w:r>
        <w:t>communicate</w:t>
      </w:r>
      <w:proofErr w:type="gramEnd"/>
      <w:r>
        <w:t xml:space="preserve"> effectively it reduces the potential usefulness of a forecast</w:t>
      </w:r>
    </w:p>
    <w:p w14:paraId="7880B0F2" w14:textId="2351919D" w:rsidR="00150AEA" w:rsidRDefault="00C93F46" w:rsidP="00683F1A">
      <w:pPr>
        <w:pStyle w:val="ListParagraph"/>
        <w:numPr>
          <w:ilvl w:val="1"/>
          <w:numId w:val="32"/>
        </w:numPr>
      </w:pPr>
      <w:r>
        <w:t>As more data becomes available it allows the accuracy of the forecast to be assessed</w:t>
      </w:r>
      <w:r w:rsidR="00145C2D">
        <w:t xml:space="preserve"> and this </w:t>
      </w:r>
      <w:r w:rsidR="00150AEA">
        <w:t>informs us if the model we are using is accurately predicting future conditions or if we need to make updates to our model</w:t>
      </w:r>
    </w:p>
    <w:p w14:paraId="2D87274F" w14:textId="77777777" w:rsidR="005417CE" w:rsidRPr="005417CE" w:rsidRDefault="005417CE" w:rsidP="005417CE"/>
    <w:p w14:paraId="3DF872AA" w14:textId="77777777" w:rsidR="005417CE" w:rsidRPr="005417CE" w:rsidRDefault="005417CE" w:rsidP="005417CE"/>
    <w:p w14:paraId="24D59D81" w14:textId="77777777" w:rsidR="005B0E32" w:rsidRPr="00FE6C99" w:rsidRDefault="005B0E32" w:rsidP="00FE6C99"/>
    <w:p w14:paraId="463EC324" w14:textId="5D156EFE" w:rsidR="00554471" w:rsidRDefault="00554471" w:rsidP="00554471">
      <w:pPr>
        <w:pStyle w:val="Heading2"/>
        <w:numPr>
          <w:ilvl w:val="0"/>
          <w:numId w:val="0"/>
        </w:numPr>
      </w:pPr>
      <w:r>
        <w:t>Activity C</w:t>
      </w:r>
    </w:p>
    <w:p w14:paraId="4874AFD4" w14:textId="3E521B16" w:rsidR="00B9557A" w:rsidRDefault="008D069E" w:rsidP="00B415E8">
      <w:r>
        <w:t>This activity can instead be completed by having pairs of students with different sites present the results from Activity A and B. They also compare their model parameter sets.</w:t>
      </w:r>
    </w:p>
    <w:p w14:paraId="1884C98B" w14:textId="1B6F11AC" w:rsidR="001B1135" w:rsidRDefault="001B1135" w:rsidP="00B415E8">
      <w:r w:rsidRPr="001B1135">
        <w:t>Q25. Repeat Activity A and B with a different NEON site (ideally from a different region).</w:t>
      </w:r>
    </w:p>
    <w:p w14:paraId="0F05A8EA" w14:textId="6F504C67" w:rsidR="001B1135" w:rsidRDefault="001B1135" w:rsidP="00A9749E">
      <w:pPr>
        <w:pStyle w:val="ListParagraph"/>
        <w:numPr>
          <w:ilvl w:val="0"/>
          <w:numId w:val="30"/>
        </w:numPr>
      </w:pPr>
      <w:r w:rsidRPr="001B1135">
        <w:t>Apply the same model scenario (with the same model structure and parameters) which you developed in Q14 to this new site. How do you expect chlorophyll-a concentrations will respond prior to running the simulation?</w:t>
      </w:r>
    </w:p>
    <w:p w14:paraId="768FFF2E" w14:textId="5AE23DE6" w:rsidR="001B1135" w:rsidRDefault="001B1135" w:rsidP="00A9749E">
      <w:pPr>
        <w:pStyle w:val="ListParagraph"/>
        <w:numPr>
          <w:ilvl w:val="0"/>
          <w:numId w:val="30"/>
        </w:numPr>
      </w:pPr>
      <w:r w:rsidRPr="001B1135">
        <w:t>Was your hypothesis supported or refuted? Why?</w:t>
      </w:r>
    </w:p>
    <w:p w14:paraId="346D91C6" w14:textId="32239535" w:rsidR="001B1135" w:rsidRDefault="001B1135" w:rsidP="00A9749E">
      <w:pPr>
        <w:pStyle w:val="ListParagraph"/>
        <w:numPr>
          <w:ilvl w:val="0"/>
          <w:numId w:val="30"/>
        </w:numPr>
      </w:pPr>
      <w:r w:rsidRPr="001B1135">
        <w:t>Revisit your hypothesis from Q3, what did you find out about the different productivity forecasts in warmer vs colder sites?</w:t>
      </w:r>
    </w:p>
    <w:p w14:paraId="1A1FCF2C" w14:textId="2922DE0B" w:rsidR="001B1135" w:rsidRDefault="001B1135" w:rsidP="001B1135">
      <w:r w:rsidRPr="001B1135">
        <w:t>Q26. Does forecast uncertainty differ at this site compared to the first selected site? Why do you think that is?</w:t>
      </w:r>
    </w:p>
    <w:p w14:paraId="7ED81C66" w14:textId="77777777" w:rsidR="00902B47" w:rsidRDefault="00902B47" w:rsidP="00A9749E">
      <w:pPr>
        <w:pStyle w:val="ListParagraph"/>
        <w:numPr>
          <w:ilvl w:val="0"/>
          <w:numId w:val="31"/>
        </w:numPr>
      </w:pPr>
      <w:r>
        <w:t>Possible answers could include:</w:t>
      </w:r>
    </w:p>
    <w:p w14:paraId="39AD01B8" w14:textId="0D2C7D85" w:rsidR="003B4E4A" w:rsidRDefault="003B4E4A" w:rsidP="00805400">
      <w:pPr>
        <w:pStyle w:val="ListParagraph"/>
        <w:numPr>
          <w:ilvl w:val="1"/>
          <w:numId w:val="31"/>
        </w:numPr>
      </w:pPr>
      <w:r>
        <w:t>Different driver data</w:t>
      </w:r>
    </w:p>
    <w:p w14:paraId="7989A225" w14:textId="0EC9C3E1" w:rsidR="003B4E4A" w:rsidRDefault="003B4E4A" w:rsidP="00805400">
      <w:pPr>
        <w:pStyle w:val="ListParagraph"/>
        <w:numPr>
          <w:ilvl w:val="1"/>
          <w:numId w:val="31"/>
        </w:numPr>
      </w:pPr>
      <w:r>
        <w:t>Different model inputs</w:t>
      </w:r>
    </w:p>
    <w:p w14:paraId="6D6C529F" w14:textId="23205AF4" w:rsidR="003B4E4A" w:rsidRDefault="003B4E4A" w:rsidP="00805400">
      <w:pPr>
        <w:pStyle w:val="ListParagraph"/>
        <w:numPr>
          <w:ilvl w:val="1"/>
          <w:numId w:val="31"/>
        </w:numPr>
      </w:pPr>
      <w:r>
        <w:t>Different parameters</w:t>
      </w:r>
    </w:p>
    <w:p w14:paraId="408B3151" w14:textId="1FD40653" w:rsidR="003B4E4A" w:rsidRPr="00B415E8" w:rsidRDefault="003B4E4A" w:rsidP="00940DBC">
      <w:pPr>
        <w:pStyle w:val="ListParagraph"/>
        <w:numPr>
          <w:ilvl w:val="1"/>
          <w:numId w:val="31"/>
        </w:numPr>
      </w:pPr>
      <w:r>
        <w:t>Different climat</w:t>
      </w:r>
      <w:r w:rsidR="00902B47">
        <w:t>e</w:t>
      </w:r>
    </w:p>
    <w:sectPr w:rsidR="003B4E4A" w:rsidRPr="00B415E8" w:rsidSect="0092311F">
      <w:footerReference w:type="default" r:id="rId25"/>
      <w:headerReference w:type="first" r:id="rId26"/>
      <w:footerReference w:type="first" r:id="rId2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B3D02" w14:textId="77777777" w:rsidR="008342D5" w:rsidRDefault="008342D5" w:rsidP="0092311F">
      <w:pPr>
        <w:spacing w:after="0" w:line="240" w:lineRule="auto"/>
      </w:pPr>
      <w:r>
        <w:separator/>
      </w:r>
    </w:p>
  </w:endnote>
  <w:endnote w:type="continuationSeparator" w:id="0">
    <w:p w14:paraId="6F576489" w14:textId="77777777" w:rsidR="008342D5" w:rsidRDefault="008342D5"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E6CCC" w14:textId="77777777" w:rsidR="00F63535" w:rsidRDefault="00F63535" w:rsidP="003601BE">
    <w:pPr>
      <w:pBdr>
        <w:bottom w:val="single" w:sz="6" w:space="1" w:color="auto"/>
      </w:pBdr>
      <w:ind w:left="360" w:hanging="360"/>
      <w:rPr>
        <w:sz w:val="20"/>
        <w:szCs w:val="20"/>
      </w:rPr>
    </w:pPr>
  </w:p>
  <w:p w14:paraId="3E4BE352" w14:textId="0759BFD2" w:rsidR="00F63535" w:rsidRDefault="00F63535" w:rsidP="00806608">
    <w:pPr>
      <w:ind w:left="360" w:hanging="360"/>
      <w:rPr>
        <w:rFonts w:cs="Times New Roman"/>
        <w:sz w:val="20"/>
        <w:szCs w:val="20"/>
      </w:rPr>
    </w:pPr>
    <w:r>
      <w:rPr>
        <w:sz w:val="20"/>
        <w:szCs w:val="20"/>
      </w:rPr>
      <w:t xml:space="preserve">This module was initially developed by: </w:t>
    </w:r>
    <w:r w:rsidRPr="00417B02">
      <w:rPr>
        <w:rFonts w:cs="Times New Roman"/>
        <w:sz w:val="20"/>
        <w:szCs w:val="20"/>
      </w:rPr>
      <w:t>Moore, T.N., C.C. Carey, and R.Q. Thomas. 23 January 2021. Macrosystems EDDIE: Introduction to Ecological Forecasting. Macrosystems EDDIE Module 5, Version 1. http://module5.macrosystemseddie.org. Module development was supported by NSF grants DEB-1926050 and DBI-1933016.</w:t>
    </w:r>
  </w:p>
  <w:p w14:paraId="0929244F" w14:textId="587F7984" w:rsidR="00F63535" w:rsidRPr="003601BE" w:rsidRDefault="00F63535" w:rsidP="00806608">
    <w:pPr>
      <w:ind w:left="360" w:hanging="360"/>
      <w:rPr>
        <w:sz w:val="20"/>
        <w:szCs w:val="20"/>
      </w:rPr>
    </w:pPr>
    <w:r>
      <w:rPr>
        <w:sz w:val="20"/>
        <w:szCs w:val="20"/>
      </w:rPr>
      <w:t xml:space="preserve">This document last modified: </w:t>
    </w:r>
    <w:r>
      <w:rPr>
        <w:sz w:val="20"/>
        <w:szCs w:val="20"/>
      </w:rPr>
      <w:fldChar w:fldCharType="begin"/>
    </w:r>
    <w:r>
      <w:rPr>
        <w:sz w:val="20"/>
        <w:szCs w:val="20"/>
      </w:rPr>
      <w:instrText xml:space="preserve"> SAVEDATE  \@ "d MMMM yyyy"  \* MERGEFORMAT </w:instrText>
    </w:r>
    <w:r>
      <w:rPr>
        <w:sz w:val="20"/>
        <w:szCs w:val="20"/>
      </w:rPr>
      <w:fldChar w:fldCharType="separate"/>
    </w:r>
    <w:r>
      <w:rPr>
        <w:noProof/>
        <w:sz w:val="20"/>
        <w:szCs w:val="20"/>
      </w:rPr>
      <w:t>9 August 2021</w:t>
    </w:r>
    <w:r>
      <w:rPr>
        <w:sz w:val="20"/>
        <w:szCs w:val="20"/>
      </w:rPr>
      <w:fldChar w:fldCharType="end"/>
    </w:r>
    <w:r>
      <w:rPr>
        <w:sz w:val="20"/>
        <w:szCs w:val="20"/>
      </w:rPr>
      <w:fldChar w:fldCharType="begin"/>
    </w:r>
    <w:r>
      <w:rPr>
        <w:sz w:val="20"/>
        <w:szCs w:val="20"/>
      </w:rPr>
      <w:instrText xml:space="preserve"> CREATEDATE  \@ "d MMMM yyyy"  \* MERGEFORMAT </w:instrText>
    </w:r>
    <w:r>
      <w:rPr>
        <w:sz w:val="20"/>
        <w:szCs w:val="20"/>
      </w:rPr>
      <w:fldChar w:fldCharType="end"/>
    </w:r>
    <w:r>
      <w:rPr>
        <w:sz w:val="20"/>
        <w:szCs w:val="20"/>
      </w:rPr>
      <w:t xml:space="preserve"> by T.N. Moore.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6579F" w14:textId="77777777" w:rsidR="008342D5" w:rsidRDefault="008342D5" w:rsidP="0092311F">
      <w:pPr>
        <w:spacing w:after="0" w:line="240" w:lineRule="auto"/>
      </w:pPr>
      <w:r>
        <w:separator/>
      </w:r>
    </w:p>
  </w:footnote>
  <w:footnote w:type="continuationSeparator" w:id="0">
    <w:p w14:paraId="33D69C90" w14:textId="77777777" w:rsidR="008342D5" w:rsidRDefault="008342D5"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xmlns:w16="http://schemas.microsoft.com/office/word/2018/wordml" xmlns:w16cex="http://schemas.microsoft.com/office/word/2018/wordml/cex">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2E5"/>
    <w:multiLevelType w:val="hybridMultilevel"/>
    <w:tmpl w:val="3FD05D1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6BD3D29"/>
    <w:multiLevelType w:val="hybridMultilevel"/>
    <w:tmpl w:val="840EA6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95A89"/>
    <w:multiLevelType w:val="hybridMultilevel"/>
    <w:tmpl w:val="2BE434B6"/>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1A"/>
    <w:multiLevelType w:val="hybridMultilevel"/>
    <w:tmpl w:val="D44AA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17309D0"/>
    <w:multiLevelType w:val="hybridMultilevel"/>
    <w:tmpl w:val="66A40B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8075EF"/>
    <w:multiLevelType w:val="hybridMultilevel"/>
    <w:tmpl w:val="8CFC2634"/>
    <w:lvl w:ilvl="0" w:tplc="18090005">
      <w:start w:val="1"/>
      <w:numFmt w:val="bullet"/>
      <w:lvlText w:val=""/>
      <w:lvlJc w:val="left"/>
      <w:pPr>
        <w:ind w:left="780" w:hanging="360"/>
      </w:pPr>
      <w:rPr>
        <w:rFonts w:ascii="Wingdings" w:hAnsi="Wingdings" w:hint="default"/>
        <w:color w:val="2F5496" w:themeColor="accent1" w:themeShade="BF"/>
      </w:rPr>
    </w:lvl>
    <w:lvl w:ilvl="1" w:tplc="04090011">
      <w:start w:val="1"/>
      <w:numFmt w:val="decimal"/>
      <w:lvlText w:val="%2)"/>
      <w:lvlJc w:val="left"/>
      <w:pPr>
        <w:ind w:left="1500" w:hanging="360"/>
      </w:pPr>
      <w:rPr>
        <w:rFonts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AD81737"/>
    <w:multiLevelType w:val="hybridMultilevel"/>
    <w:tmpl w:val="6C7C3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745486E"/>
    <w:multiLevelType w:val="hybridMultilevel"/>
    <w:tmpl w:val="B742E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D4B47EE"/>
    <w:multiLevelType w:val="hybridMultilevel"/>
    <w:tmpl w:val="582E35BC"/>
    <w:lvl w:ilvl="0" w:tplc="18090005">
      <w:start w:val="1"/>
      <w:numFmt w:val="bullet"/>
      <w:lvlText w:val=""/>
      <w:lvlJc w:val="left"/>
      <w:pPr>
        <w:ind w:left="720" w:hanging="360"/>
      </w:pPr>
      <w:rPr>
        <w:rFonts w:ascii="Wingdings" w:hAnsi="Wingdings" w:hint="default"/>
      </w:rPr>
    </w:lvl>
    <w:lvl w:ilvl="1" w:tplc="1809000F">
      <w:start w:val="1"/>
      <w:numFmt w:val="decimal"/>
      <w:lvlText w:val="%2."/>
      <w:lvlJc w:val="left"/>
      <w:pPr>
        <w:ind w:left="1440" w:hanging="360"/>
      </w:pPr>
      <w:rPr>
        <w:rFont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3694B"/>
    <w:multiLevelType w:val="hybridMultilevel"/>
    <w:tmpl w:val="47A86114"/>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5680B4A"/>
    <w:multiLevelType w:val="hybridMultilevel"/>
    <w:tmpl w:val="2E863530"/>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273BCC"/>
    <w:multiLevelType w:val="hybridMultilevel"/>
    <w:tmpl w:val="7BA037A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2085F55"/>
    <w:multiLevelType w:val="hybridMultilevel"/>
    <w:tmpl w:val="F76E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E02D2"/>
    <w:multiLevelType w:val="hybridMultilevel"/>
    <w:tmpl w:val="43B845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F9C6017"/>
    <w:multiLevelType w:val="hybridMultilevel"/>
    <w:tmpl w:val="1F50A1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B14667"/>
    <w:multiLevelType w:val="hybridMultilevel"/>
    <w:tmpl w:val="0248B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D0C664F"/>
    <w:multiLevelType w:val="hybridMultilevel"/>
    <w:tmpl w:val="F41689A6"/>
    <w:lvl w:ilvl="0" w:tplc="A9C0B7DE">
      <w:start w:val="1"/>
      <w:numFmt w:val="bullet"/>
      <w:lvlText w:val=""/>
      <w:lvlJc w:val="left"/>
      <w:pPr>
        <w:tabs>
          <w:tab w:val="num" w:pos="720"/>
        </w:tabs>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2C61F1"/>
    <w:multiLevelType w:val="hybridMultilevel"/>
    <w:tmpl w:val="4AE8F4EE"/>
    <w:lvl w:ilvl="0" w:tplc="18090019">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895685E"/>
    <w:multiLevelType w:val="hybridMultilevel"/>
    <w:tmpl w:val="B70492C2"/>
    <w:lvl w:ilvl="0" w:tplc="18090017">
      <w:start w:val="1"/>
      <w:numFmt w:val="lowerLetter"/>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357172F"/>
    <w:multiLevelType w:val="hybridMultilevel"/>
    <w:tmpl w:val="17743A2C"/>
    <w:lvl w:ilvl="0" w:tplc="18090019">
      <w:start w:val="1"/>
      <w:numFmt w:val="lowerLetter"/>
      <w:lvlText w:val="%1."/>
      <w:lvlJc w:val="left"/>
      <w:pPr>
        <w:ind w:left="720" w:hanging="360"/>
      </w:pPr>
      <w:rPr>
        <w:rFonts w:hint="default"/>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5CD0233"/>
    <w:multiLevelType w:val="hybridMultilevel"/>
    <w:tmpl w:val="FFCAA922"/>
    <w:lvl w:ilvl="0" w:tplc="126E44B0">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D83DCC"/>
    <w:multiLevelType w:val="multilevel"/>
    <w:tmpl w:val="E290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D2EAC"/>
    <w:multiLevelType w:val="hybridMultilevel"/>
    <w:tmpl w:val="52284F7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D5045FB"/>
    <w:multiLevelType w:val="hybridMultilevel"/>
    <w:tmpl w:val="C3007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7"/>
  </w:num>
  <w:num w:numId="4">
    <w:abstractNumId w:val="6"/>
  </w:num>
  <w:num w:numId="5">
    <w:abstractNumId w:val="20"/>
  </w:num>
  <w:num w:numId="6">
    <w:abstractNumId w:val="15"/>
  </w:num>
  <w:num w:numId="7">
    <w:abstractNumId w:val="13"/>
  </w:num>
  <w:num w:numId="8">
    <w:abstractNumId w:val="9"/>
  </w:num>
  <w:num w:numId="9">
    <w:abstractNumId w:val="1"/>
  </w:num>
  <w:num w:numId="10">
    <w:abstractNumId w:val="22"/>
  </w:num>
  <w:num w:numId="11">
    <w:abstractNumId w:val="28"/>
  </w:num>
  <w:num w:numId="12">
    <w:abstractNumId w:val="14"/>
  </w:num>
  <w:num w:numId="13">
    <w:abstractNumId w:val="12"/>
  </w:num>
  <w:num w:numId="14">
    <w:abstractNumId w:val="30"/>
  </w:num>
  <w:num w:numId="15">
    <w:abstractNumId w:val="2"/>
  </w:num>
  <w:num w:numId="16">
    <w:abstractNumId w:val="24"/>
  </w:num>
  <w:num w:numId="17">
    <w:abstractNumId w:val="21"/>
  </w:num>
  <w:num w:numId="18">
    <w:abstractNumId w:val="19"/>
  </w:num>
  <w:num w:numId="19">
    <w:abstractNumId w:val="25"/>
  </w:num>
  <w:num w:numId="20">
    <w:abstractNumId w:val="3"/>
  </w:num>
  <w:num w:numId="21">
    <w:abstractNumId w:val="29"/>
  </w:num>
  <w:num w:numId="22">
    <w:abstractNumId w:val="11"/>
  </w:num>
  <w:num w:numId="23">
    <w:abstractNumId w:val="0"/>
  </w:num>
  <w:num w:numId="24">
    <w:abstractNumId w:val="8"/>
  </w:num>
  <w:num w:numId="25">
    <w:abstractNumId w:val="26"/>
  </w:num>
  <w:num w:numId="26">
    <w:abstractNumId w:val="10"/>
  </w:num>
  <w:num w:numId="27">
    <w:abstractNumId w:val="18"/>
  </w:num>
  <w:num w:numId="28">
    <w:abstractNumId w:val="7"/>
  </w:num>
  <w:num w:numId="29">
    <w:abstractNumId w:val="31"/>
  </w:num>
  <w:num w:numId="30">
    <w:abstractNumId w:val="23"/>
  </w:num>
  <w:num w:numId="31">
    <w:abstractNumId w:val="16"/>
  </w:num>
  <w:num w:numId="32">
    <w:abstractNumId w:val="1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227BB"/>
    <w:rsid w:val="00024296"/>
    <w:rsid w:val="000414B3"/>
    <w:rsid w:val="00044351"/>
    <w:rsid w:val="00044EFC"/>
    <w:rsid w:val="000540AC"/>
    <w:rsid w:val="00054756"/>
    <w:rsid w:val="0005731B"/>
    <w:rsid w:val="00062EE3"/>
    <w:rsid w:val="000662B6"/>
    <w:rsid w:val="000702D6"/>
    <w:rsid w:val="00076A00"/>
    <w:rsid w:val="00084EC6"/>
    <w:rsid w:val="000A1F4D"/>
    <w:rsid w:val="000B120F"/>
    <w:rsid w:val="000B284F"/>
    <w:rsid w:val="000C4AAF"/>
    <w:rsid w:val="000C4C98"/>
    <w:rsid w:val="000D102E"/>
    <w:rsid w:val="000E43FB"/>
    <w:rsid w:val="000E756A"/>
    <w:rsid w:val="00103A81"/>
    <w:rsid w:val="00117335"/>
    <w:rsid w:val="0014339C"/>
    <w:rsid w:val="00145C2D"/>
    <w:rsid w:val="001504BE"/>
    <w:rsid w:val="00150AEA"/>
    <w:rsid w:val="0015520D"/>
    <w:rsid w:val="00163BD5"/>
    <w:rsid w:val="00172873"/>
    <w:rsid w:val="00174228"/>
    <w:rsid w:val="00181B09"/>
    <w:rsid w:val="001A1A12"/>
    <w:rsid w:val="001B1135"/>
    <w:rsid w:val="001D1491"/>
    <w:rsid w:val="001D4462"/>
    <w:rsid w:val="0020468D"/>
    <w:rsid w:val="00213273"/>
    <w:rsid w:val="0021489B"/>
    <w:rsid w:val="00221BE7"/>
    <w:rsid w:val="00225BE5"/>
    <w:rsid w:val="0022658B"/>
    <w:rsid w:val="00230FC5"/>
    <w:rsid w:val="002443B7"/>
    <w:rsid w:val="00247D33"/>
    <w:rsid w:val="00250DE0"/>
    <w:rsid w:val="00251585"/>
    <w:rsid w:val="0025537F"/>
    <w:rsid w:val="00256990"/>
    <w:rsid w:val="00264538"/>
    <w:rsid w:val="00281D74"/>
    <w:rsid w:val="00281DD0"/>
    <w:rsid w:val="00296EFC"/>
    <w:rsid w:val="002A04AE"/>
    <w:rsid w:val="002A5443"/>
    <w:rsid w:val="002A5ABD"/>
    <w:rsid w:val="002B3202"/>
    <w:rsid w:val="002C271E"/>
    <w:rsid w:val="002D5ECA"/>
    <w:rsid w:val="002D6191"/>
    <w:rsid w:val="002D6D1F"/>
    <w:rsid w:val="002E5F81"/>
    <w:rsid w:val="003006DF"/>
    <w:rsid w:val="00303720"/>
    <w:rsid w:val="00303A8C"/>
    <w:rsid w:val="0030417E"/>
    <w:rsid w:val="00307E58"/>
    <w:rsid w:val="003128D2"/>
    <w:rsid w:val="003232F9"/>
    <w:rsid w:val="00337A82"/>
    <w:rsid w:val="003446B4"/>
    <w:rsid w:val="00345479"/>
    <w:rsid w:val="00353F9E"/>
    <w:rsid w:val="0035421B"/>
    <w:rsid w:val="003601BE"/>
    <w:rsid w:val="00360836"/>
    <w:rsid w:val="00372678"/>
    <w:rsid w:val="00385506"/>
    <w:rsid w:val="00387F92"/>
    <w:rsid w:val="003A27F1"/>
    <w:rsid w:val="003A422C"/>
    <w:rsid w:val="003A5124"/>
    <w:rsid w:val="003B2E7F"/>
    <w:rsid w:val="003B4E4A"/>
    <w:rsid w:val="003D1204"/>
    <w:rsid w:val="003D22D3"/>
    <w:rsid w:val="003D575C"/>
    <w:rsid w:val="003D5BB8"/>
    <w:rsid w:val="003D7CC3"/>
    <w:rsid w:val="003E0879"/>
    <w:rsid w:val="003E0FBA"/>
    <w:rsid w:val="003E2333"/>
    <w:rsid w:val="003E71DC"/>
    <w:rsid w:val="003F60E4"/>
    <w:rsid w:val="0040772A"/>
    <w:rsid w:val="00413FEA"/>
    <w:rsid w:val="00416946"/>
    <w:rsid w:val="00416A7B"/>
    <w:rsid w:val="00417B02"/>
    <w:rsid w:val="00421881"/>
    <w:rsid w:val="00424569"/>
    <w:rsid w:val="0043257D"/>
    <w:rsid w:val="0043346A"/>
    <w:rsid w:val="00434DE9"/>
    <w:rsid w:val="004373DE"/>
    <w:rsid w:val="00437D9A"/>
    <w:rsid w:val="00442338"/>
    <w:rsid w:val="0044320F"/>
    <w:rsid w:val="00467A15"/>
    <w:rsid w:val="00471771"/>
    <w:rsid w:val="0047534D"/>
    <w:rsid w:val="004757A9"/>
    <w:rsid w:val="004924B8"/>
    <w:rsid w:val="00494401"/>
    <w:rsid w:val="004A3E93"/>
    <w:rsid w:val="004B6376"/>
    <w:rsid w:val="004B7E6F"/>
    <w:rsid w:val="004C7C74"/>
    <w:rsid w:val="004F17D5"/>
    <w:rsid w:val="004F36D3"/>
    <w:rsid w:val="004F55C4"/>
    <w:rsid w:val="005154B2"/>
    <w:rsid w:val="005169DD"/>
    <w:rsid w:val="005301FD"/>
    <w:rsid w:val="005417CE"/>
    <w:rsid w:val="005455B0"/>
    <w:rsid w:val="0055008F"/>
    <w:rsid w:val="005536A0"/>
    <w:rsid w:val="00554471"/>
    <w:rsid w:val="00566D07"/>
    <w:rsid w:val="00571025"/>
    <w:rsid w:val="00574851"/>
    <w:rsid w:val="0057675E"/>
    <w:rsid w:val="00585732"/>
    <w:rsid w:val="00596B19"/>
    <w:rsid w:val="005B0E32"/>
    <w:rsid w:val="005B34DA"/>
    <w:rsid w:val="005B7672"/>
    <w:rsid w:val="005E4E21"/>
    <w:rsid w:val="00603DAD"/>
    <w:rsid w:val="0062212C"/>
    <w:rsid w:val="006308E6"/>
    <w:rsid w:val="00634BBC"/>
    <w:rsid w:val="0063563B"/>
    <w:rsid w:val="00637589"/>
    <w:rsid w:val="00637C0E"/>
    <w:rsid w:val="00637C8E"/>
    <w:rsid w:val="00652778"/>
    <w:rsid w:val="006529A3"/>
    <w:rsid w:val="00653E72"/>
    <w:rsid w:val="006563D3"/>
    <w:rsid w:val="00666372"/>
    <w:rsid w:val="006747C3"/>
    <w:rsid w:val="00675812"/>
    <w:rsid w:val="00683F1A"/>
    <w:rsid w:val="006845EB"/>
    <w:rsid w:val="00692A7B"/>
    <w:rsid w:val="006A4E07"/>
    <w:rsid w:val="006B1708"/>
    <w:rsid w:val="006B3839"/>
    <w:rsid w:val="006B4BF6"/>
    <w:rsid w:val="006B6FEB"/>
    <w:rsid w:val="006C4B4E"/>
    <w:rsid w:val="006D2EC6"/>
    <w:rsid w:val="006D4B77"/>
    <w:rsid w:val="006D524A"/>
    <w:rsid w:val="006D7F62"/>
    <w:rsid w:val="006E5C9F"/>
    <w:rsid w:val="006F7880"/>
    <w:rsid w:val="00701258"/>
    <w:rsid w:val="007033CE"/>
    <w:rsid w:val="00724BCE"/>
    <w:rsid w:val="007359BF"/>
    <w:rsid w:val="007567A3"/>
    <w:rsid w:val="00764953"/>
    <w:rsid w:val="00771947"/>
    <w:rsid w:val="00781794"/>
    <w:rsid w:val="00786CAB"/>
    <w:rsid w:val="0079228C"/>
    <w:rsid w:val="00792A6C"/>
    <w:rsid w:val="00793C58"/>
    <w:rsid w:val="007A2EE4"/>
    <w:rsid w:val="007A4D17"/>
    <w:rsid w:val="007A5816"/>
    <w:rsid w:val="007B3447"/>
    <w:rsid w:val="007B6F27"/>
    <w:rsid w:val="007C59EC"/>
    <w:rsid w:val="007C6065"/>
    <w:rsid w:val="007D3B11"/>
    <w:rsid w:val="007D7A62"/>
    <w:rsid w:val="007E0EB0"/>
    <w:rsid w:val="007E2A00"/>
    <w:rsid w:val="007E3FD0"/>
    <w:rsid w:val="007E4E25"/>
    <w:rsid w:val="00805400"/>
    <w:rsid w:val="00806608"/>
    <w:rsid w:val="00811789"/>
    <w:rsid w:val="00820F89"/>
    <w:rsid w:val="008311D1"/>
    <w:rsid w:val="008342D5"/>
    <w:rsid w:val="00835998"/>
    <w:rsid w:val="008514EA"/>
    <w:rsid w:val="00861CD0"/>
    <w:rsid w:val="008644C1"/>
    <w:rsid w:val="0088507F"/>
    <w:rsid w:val="00891582"/>
    <w:rsid w:val="008A0475"/>
    <w:rsid w:val="008A4821"/>
    <w:rsid w:val="008B4343"/>
    <w:rsid w:val="008C47E4"/>
    <w:rsid w:val="008C4CC0"/>
    <w:rsid w:val="008D069E"/>
    <w:rsid w:val="008D36CA"/>
    <w:rsid w:val="008D6487"/>
    <w:rsid w:val="008E061B"/>
    <w:rsid w:val="008E75CC"/>
    <w:rsid w:val="008F5102"/>
    <w:rsid w:val="00902B47"/>
    <w:rsid w:val="00910035"/>
    <w:rsid w:val="00920894"/>
    <w:rsid w:val="0092311F"/>
    <w:rsid w:val="0092470B"/>
    <w:rsid w:val="00924FEA"/>
    <w:rsid w:val="009355F7"/>
    <w:rsid w:val="00940DBC"/>
    <w:rsid w:val="00942369"/>
    <w:rsid w:val="00942F48"/>
    <w:rsid w:val="00947613"/>
    <w:rsid w:val="00947F5E"/>
    <w:rsid w:val="009508A0"/>
    <w:rsid w:val="00951E79"/>
    <w:rsid w:val="00952364"/>
    <w:rsid w:val="009742D7"/>
    <w:rsid w:val="0097468B"/>
    <w:rsid w:val="00974908"/>
    <w:rsid w:val="00975E05"/>
    <w:rsid w:val="00994E55"/>
    <w:rsid w:val="009A1EEB"/>
    <w:rsid w:val="009A51EE"/>
    <w:rsid w:val="009B26E8"/>
    <w:rsid w:val="009B27B6"/>
    <w:rsid w:val="009B3E88"/>
    <w:rsid w:val="009C5FF5"/>
    <w:rsid w:val="009C739E"/>
    <w:rsid w:val="009C7F77"/>
    <w:rsid w:val="009D0553"/>
    <w:rsid w:val="009E4E1A"/>
    <w:rsid w:val="009E7A62"/>
    <w:rsid w:val="00A000B1"/>
    <w:rsid w:val="00A02CF8"/>
    <w:rsid w:val="00A04220"/>
    <w:rsid w:val="00A1609E"/>
    <w:rsid w:val="00A21FB2"/>
    <w:rsid w:val="00A277AD"/>
    <w:rsid w:val="00A31C46"/>
    <w:rsid w:val="00A33D44"/>
    <w:rsid w:val="00A42C01"/>
    <w:rsid w:val="00A45809"/>
    <w:rsid w:val="00A45C76"/>
    <w:rsid w:val="00A7318B"/>
    <w:rsid w:val="00A75298"/>
    <w:rsid w:val="00A76998"/>
    <w:rsid w:val="00A82D35"/>
    <w:rsid w:val="00A9105A"/>
    <w:rsid w:val="00A97018"/>
    <w:rsid w:val="00A9749E"/>
    <w:rsid w:val="00AA63D6"/>
    <w:rsid w:val="00AB7AE7"/>
    <w:rsid w:val="00AC3849"/>
    <w:rsid w:val="00AC49B4"/>
    <w:rsid w:val="00AD19EB"/>
    <w:rsid w:val="00AD1A8E"/>
    <w:rsid w:val="00AD447B"/>
    <w:rsid w:val="00AD4C36"/>
    <w:rsid w:val="00AF5253"/>
    <w:rsid w:val="00B00250"/>
    <w:rsid w:val="00B02E6D"/>
    <w:rsid w:val="00B14396"/>
    <w:rsid w:val="00B231E7"/>
    <w:rsid w:val="00B24217"/>
    <w:rsid w:val="00B40A5A"/>
    <w:rsid w:val="00B415E8"/>
    <w:rsid w:val="00B42F44"/>
    <w:rsid w:val="00B444C2"/>
    <w:rsid w:val="00B44FCD"/>
    <w:rsid w:val="00B46526"/>
    <w:rsid w:val="00B81E50"/>
    <w:rsid w:val="00B87E0F"/>
    <w:rsid w:val="00B9557A"/>
    <w:rsid w:val="00BA238C"/>
    <w:rsid w:val="00BA4E6B"/>
    <w:rsid w:val="00BB4E65"/>
    <w:rsid w:val="00BB6F5C"/>
    <w:rsid w:val="00BC3CEE"/>
    <w:rsid w:val="00BD536F"/>
    <w:rsid w:val="00BF0860"/>
    <w:rsid w:val="00BF2263"/>
    <w:rsid w:val="00BF2D4A"/>
    <w:rsid w:val="00BF5A2F"/>
    <w:rsid w:val="00C00704"/>
    <w:rsid w:val="00C022C7"/>
    <w:rsid w:val="00C03F6C"/>
    <w:rsid w:val="00C21992"/>
    <w:rsid w:val="00C2547C"/>
    <w:rsid w:val="00C27B91"/>
    <w:rsid w:val="00C27D04"/>
    <w:rsid w:val="00C306B0"/>
    <w:rsid w:val="00C6394C"/>
    <w:rsid w:val="00C71410"/>
    <w:rsid w:val="00C71B2A"/>
    <w:rsid w:val="00C74055"/>
    <w:rsid w:val="00C7640C"/>
    <w:rsid w:val="00C820A5"/>
    <w:rsid w:val="00C8553A"/>
    <w:rsid w:val="00C93F46"/>
    <w:rsid w:val="00CA2D9D"/>
    <w:rsid w:val="00CA481C"/>
    <w:rsid w:val="00CB7748"/>
    <w:rsid w:val="00CD4B7E"/>
    <w:rsid w:val="00CF5DDD"/>
    <w:rsid w:val="00CF67DF"/>
    <w:rsid w:val="00D04CA9"/>
    <w:rsid w:val="00D14333"/>
    <w:rsid w:val="00D33383"/>
    <w:rsid w:val="00D35BE3"/>
    <w:rsid w:val="00D458D7"/>
    <w:rsid w:val="00D52BBF"/>
    <w:rsid w:val="00D71A7B"/>
    <w:rsid w:val="00D8147B"/>
    <w:rsid w:val="00D87F0B"/>
    <w:rsid w:val="00D93D19"/>
    <w:rsid w:val="00D9718E"/>
    <w:rsid w:val="00D97411"/>
    <w:rsid w:val="00DA306E"/>
    <w:rsid w:val="00DA3476"/>
    <w:rsid w:val="00DB3ED1"/>
    <w:rsid w:val="00DB4F1D"/>
    <w:rsid w:val="00DC07A3"/>
    <w:rsid w:val="00DD3054"/>
    <w:rsid w:val="00DD4C79"/>
    <w:rsid w:val="00DE456B"/>
    <w:rsid w:val="00DF7DEB"/>
    <w:rsid w:val="00E01D1D"/>
    <w:rsid w:val="00E06CF7"/>
    <w:rsid w:val="00E078E3"/>
    <w:rsid w:val="00E20654"/>
    <w:rsid w:val="00E25300"/>
    <w:rsid w:val="00E26EDB"/>
    <w:rsid w:val="00E32439"/>
    <w:rsid w:val="00E3314A"/>
    <w:rsid w:val="00E367B7"/>
    <w:rsid w:val="00E40DE6"/>
    <w:rsid w:val="00E50BE5"/>
    <w:rsid w:val="00E55C2D"/>
    <w:rsid w:val="00E62367"/>
    <w:rsid w:val="00E657F1"/>
    <w:rsid w:val="00E67EFE"/>
    <w:rsid w:val="00E7057D"/>
    <w:rsid w:val="00E7305D"/>
    <w:rsid w:val="00E82F66"/>
    <w:rsid w:val="00E851E1"/>
    <w:rsid w:val="00E9298D"/>
    <w:rsid w:val="00EA28E7"/>
    <w:rsid w:val="00EB043D"/>
    <w:rsid w:val="00EB286F"/>
    <w:rsid w:val="00EC44F0"/>
    <w:rsid w:val="00ED1FB3"/>
    <w:rsid w:val="00ED43CF"/>
    <w:rsid w:val="00EF6330"/>
    <w:rsid w:val="00F0122E"/>
    <w:rsid w:val="00F06B91"/>
    <w:rsid w:val="00F130EF"/>
    <w:rsid w:val="00F16DD7"/>
    <w:rsid w:val="00F25FAA"/>
    <w:rsid w:val="00F32ABF"/>
    <w:rsid w:val="00F35C03"/>
    <w:rsid w:val="00F4250D"/>
    <w:rsid w:val="00F63535"/>
    <w:rsid w:val="00F673DC"/>
    <w:rsid w:val="00F77FF7"/>
    <w:rsid w:val="00F872DF"/>
    <w:rsid w:val="00F901FD"/>
    <w:rsid w:val="00FA594F"/>
    <w:rsid w:val="00FB7C1F"/>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4396"/>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683F1A"/>
  </w:style>
  <w:style w:type="character" w:customStyle="1" w:styleId="BodyTextChar">
    <w:name w:val="Body Text Char"/>
    <w:basedOn w:val="DefaultParagraphFont"/>
    <w:link w:val="BodyText"/>
    <w:uiPriority w:val="99"/>
    <w:semiHidden/>
    <w:rsid w:val="00683F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0ihRoD-NJug" TargetMode="External"/><Relationship Id="rId13" Type="http://schemas.openxmlformats.org/officeDocument/2006/relationships/hyperlink" Target="https://onlinelibrary.wiley.com/doi/pdf/10.1002/ece3.4363"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youtu.be/kq0DTcotpA0"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Lgi_e7N-C8E"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module5.macrosystemseddie.or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doi.org/10.1641/0006-3568(2000)050%5b0694:aittpo%5d2.0.co;2"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macrosystemseddie.shinyapps.io/module5/" TargetMode="External"/><Relationship Id="rId14" Type="http://schemas.openxmlformats.org/officeDocument/2006/relationships/hyperlink" Target="https://onlinelibrary.wiley.com/doi/10.1002/ece3.6757" TargetMode="External"/><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2.jpeg"/><Relationship Id="rId7" Type="http://schemas.openxmlformats.org/officeDocument/2006/relationships/image" Target="media/image15.jpeg"/><Relationship Id="rId2" Type="http://schemas.openxmlformats.org/officeDocument/2006/relationships/image" Target="media/image11.png"/><Relationship Id="rId1" Type="http://schemas.openxmlformats.org/officeDocument/2006/relationships/image" Target="media/image10.png"/><Relationship Id="rId6" Type="http://schemas.openxmlformats.org/officeDocument/2006/relationships/image" Target="media/image14.png"/><Relationship Id="rId5" Type="http://schemas.openxmlformats.org/officeDocument/2006/relationships/image" Target="media/image13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26</Pages>
  <Words>7281</Words>
  <Characters>41503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Moore, Tadhg</cp:lastModifiedBy>
  <cp:revision>8</cp:revision>
  <dcterms:created xsi:type="dcterms:W3CDTF">2021-07-13T15:34:00Z</dcterms:created>
  <dcterms:modified xsi:type="dcterms:W3CDTF">2021-08-09T16:27:00Z</dcterms:modified>
</cp:coreProperties>
</file>